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276B55" w14:textId="190F7B84" w:rsidR="005D1BA9" w:rsidRPr="000E6FDE" w:rsidRDefault="008141D5" w:rsidP="008141D5">
      <w:pPr>
        <w:spacing w:line="360" w:lineRule="auto"/>
        <w:jc w:val="center"/>
        <w:rPr>
          <w:rFonts w:ascii="Times New Roman" w:hAnsi="Times New Roman" w:cs="Times New Roman"/>
          <w:sz w:val="28"/>
          <w:szCs w:val="28"/>
          <w:lang w:val="en-US"/>
        </w:rPr>
      </w:pPr>
      <w:r w:rsidRPr="000E6FDE">
        <w:rPr>
          <w:rFonts w:ascii="Times New Roman" w:hAnsi="Times New Roman" w:cs="Times New Roman"/>
          <w:b/>
          <w:bCs/>
          <w:sz w:val="28"/>
          <w:szCs w:val="28"/>
          <w:lang w:val="en-US"/>
        </w:rPr>
        <w:t>In what sense, if any, do races exist?</w:t>
      </w:r>
    </w:p>
    <w:p w14:paraId="31AFE913" w14:textId="12836D60" w:rsidR="00E4234D" w:rsidRDefault="00E4234D" w:rsidP="00E4234D">
      <w:pPr>
        <w:spacing w:line="360" w:lineRule="auto"/>
        <w:jc w:val="both"/>
        <w:rPr>
          <w:rFonts w:ascii="Times New Roman" w:hAnsi="Times New Roman" w:cs="Times New Roman"/>
          <w:lang w:val="en-US"/>
        </w:rPr>
      </w:pPr>
      <w:r>
        <w:rPr>
          <w:rFonts w:ascii="Times New Roman" w:hAnsi="Times New Roman" w:cs="Times New Roman"/>
          <w:lang w:val="en-US"/>
        </w:rPr>
        <w:tab/>
        <w:t>In the metaphysics of race, we ask two questions: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do races exist? i.e. are we </w:t>
      </w:r>
      <w:ins w:id="0" w:author="Gail Leckie" w:date="2025-02-27T13:25:00Z">
        <w:r w:rsidR="001D5974">
          <w:rPr>
            <w:rFonts w:ascii="Times New Roman" w:hAnsi="Times New Roman" w:cs="Times New Roman"/>
            <w:lang w:val="en-US"/>
          </w:rPr>
          <w:t xml:space="preserve">always </w:t>
        </w:r>
      </w:ins>
      <w:r>
        <w:rPr>
          <w:rFonts w:ascii="Times New Roman" w:hAnsi="Times New Roman" w:cs="Times New Roman"/>
          <w:lang w:val="en-US"/>
        </w:rPr>
        <w:t xml:space="preserve">committing an error in referring to someone as “white” or “Asian”; (ii) are races natural or social kinds? </w:t>
      </w:r>
      <w:ins w:id="1" w:author="Gail Leckie" w:date="2025-02-27T13:25:00Z">
        <w:r w:rsidR="001D5974">
          <w:rPr>
            <w:rFonts w:ascii="Times New Roman" w:hAnsi="Times New Roman" w:cs="Times New Roman"/>
            <w:lang w:val="en-US"/>
          </w:rPr>
          <w:t>I really liked this division.  Maybe (</w:t>
        </w:r>
        <w:proofErr w:type="spellStart"/>
        <w:r w:rsidR="001D5974">
          <w:rPr>
            <w:rFonts w:ascii="Times New Roman" w:hAnsi="Times New Roman" w:cs="Times New Roman"/>
            <w:lang w:val="en-US"/>
          </w:rPr>
          <w:t>i</w:t>
        </w:r>
        <w:proofErr w:type="spellEnd"/>
        <w:r w:rsidR="001D5974">
          <w:rPr>
            <w:rFonts w:ascii="Times New Roman" w:hAnsi="Times New Roman" w:cs="Times New Roman"/>
            <w:lang w:val="en-US"/>
          </w:rPr>
          <w:t xml:space="preserve">) should be phrased in terms of truth/falsehood or false presupposition ideally? </w:t>
        </w:r>
      </w:ins>
      <w:ins w:id="2" w:author="Gail Leckie" w:date="2025-02-27T13:26:00Z">
        <w:r w:rsidR="001D5974">
          <w:rPr>
            <w:rFonts w:ascii="Times New Roman" w:hAnsi="Times New Roman" w:cs="Times New Roman"/>
            <w:lang w:val="en-US"/>
          </w:rPr>
          <w:t>Otherwise it also includes in/appropriateness of other kinds (</w:t>
        </w:r>
        <w:proofErr w:type="spellStart"/>
        <w:r w:rsidR="001D5974">
          <w:rPr>
            <w:rFonts w:ascii="Times New Roman" w:hAnsi="Times New Roman" w:cs="Times New Roman"/>
            <w:lang w:val="en-US"/>
          </w:rPr>
          <w:t>ir</w:t>
        </w:r>
        <w:proofErr w:type="spellEnd"/>
        <w:r w:rsidR="001D5974">
          <w:rPr>
            <w:rFonts w:ascii="Times New Roman" w:hAnsi="Times New Roman" w:cs="Times New Roman"/>
            <w:lang w:val="en-US"/>
          </w:rPr>
          <w:t xml:space="preserve">/relevance, </w:t>
        </w:r>
      </w:ins>
      <w:ins w:id="3" w:author="Gail Leckie" w:date="2025-02-27T13:27:00Z">
        <w:r w:rsidR="001D5974">
          <w:rPr>
            <w:rFonts w:ascii="Times New Roman" w:hAnsi="Times New Roman" w:cs="Times New Roman"/>
            <w:lang w:val="en-US"/>
          </w:rPr>
          <w:t>in/</w:t>
        </w:r>
      </w:ins>
      <w:ins w:id="4" w:author="Gail Leckie" w:date="2025-02-27T13:26:00Z">
        <w:r w:rsidR="001D5974">
          <w:rPr>
            <w:rFonts w:ascii="Times New Roman" w:hAnsi="Times New Roman" w:cs="Times New Roman"/>
            <w:lang w:val="en-US"/>
          </w:rPr>
          <w:t xml:space="preserve">offensiveness, </w:t>
        </w:r>
      </w:ins>
      <w:ins w:id="5" w:author="Gail Leckie" w:date="2025-02-27T13:27:00Z">
        <w:r w:rsidR="001D5974">
          <w:rPr>
            <w:rFonts w:ascii="Times New Roman" w:hAnsi="Times New Roman" w:cs="Times New Roman"/>
            <w:lang w:val="en-US"/>
          </w:rPr>
          <w:t xml:space="preserve">likely to undermine oppression or not </w:t>
        </w:r>
        <w:proofErr w:type="spellStart"/>
        <w:r w:rsidR="001D5974">
          <w:rPr>
            <w:rFonts w:ascii="Times New Roman" w:hAnsi="Times New Roman" w:cs="Times New Roman"/>
            <w:lang w:val="en-US"/>
          </w:rPr>
          <w:t>etc</w:t>
        </w:r>
        <w:proofErr w:type="spellEnd"/>
        <w:r w:rsidR="001D5974">
          <w:rPr>
            <w:rFonts w:ascii="Times New Roman" w:hAnsi="Times New Roman" w:cs="Times New Roman"/>
            <w:lang w:val="en-US"/>
          </w:rPr>
          <w:t>)</w:t>
        </w:r>
      </w:ins>
      <w:ins w:id="6" w:author="Gail Leckie" w:date="2025-02-27T13:26:00Z">
        <w:r w:rsidR="001D5974">
          <w:rPr>
            <w:rFonts w:ascii="Times New Roman" w:hAnsi="Times New Roman" w:cs="Times New Roman"/>
            <w:lang w:val="en-US"/>
          </w:rPr>
          <w:t xml:space="preserve"> </w:t>
        </w:r>
      </w:ins>
      <w:r>
        <w:rPr>
          <w:rFonts w:ascii="Times New Roman" w:hAnsi="Times New Roman" w:cs="Times New Roman"/>
          <w:lang w:val="en-US"/>
        </w:rPr>
        <w:t xml:space="preserve">i.e. do races exist in virtue of natural or society? Intuitively, a satisfactory answer to the two questions does two things: </w:t>
      </w:r>
    </w:p>
    <w:p w14:paraId="10418428" w14:textId="4F0143E6" w:rsidR="008141D5" w:rsidRDefault="00E4234D" w:rsidP="00E4234D">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 xml:space="preserve">It shows that either no definition or property </w:t>
      </w:r>
      <w:del w:id="7" w:author="Gail Leckie" w:date="2025-02-27T13:27:00Z">
        <w:r w:rsidDel="001D5974">
          <w:rPr>
            <w:rFonts w:ascii="Times New Roman" w:hAnsi="Times New Roman" w:cs="Times New Roman"/>
            <w:lang w:val="en-US"/>
          </w:rPr>
          <w:delText>can be shared by</w:delText>
        </w:r>
      </w:del>
      <w:ins w:id="8" w:author="Gail Leckie" w:date="2025-02-27T13:27:00Z">
        <w:r w:rsidR="001D5974">
          <w:rPr>
            <w:rFonts w:ascii="Times New Roman" w:hAnsi="Times New Roman" w:cs="Times New Roman"/>
            <w:lang w:val="en-US"/>
          </w:rPr>
          <w:t>uniquely had by</w:t>
        </w:r>
      </w:ins>
      <w:r>
        <w:rPr>
          <w:rFonts w:ascii="Times New Roman" w:hAnsi="Times New Roman" w:cs="Times New Roman"/>
          <w:lang w:val="en-US"/>
        </w:rPr>
        <w:t xml:space="preserve"> all </w:t>
      </w:r>
      <w:ins w:id="9" w:author="Gail Leckie" w:date="2025-02-27T13:28:00Z">
        <w:r w:rsidR="001D5974">
          <w:rPr>
            <w:rFonts w:ascii="Times New Roman" w:hAnsi="Times New Roman" w:cs="Times New Roman"/>
            <w:lang w:val="en-US"/>
          </w:rPr>
          <w:t xml:space="preserve">and only </w:t>
        </w:r>
      </w:ins>
      <w:r>
        <w:rPr>
          <w:rFonts w:ascii="Times New Roman" w:hAnsi="Times New Roman" w:cs="Times New Roman"/>
          <w:lang w:val="en-US"/>
        </w:rPr>
        <w:t xml:space="preserve">members of that “race”, or specifies a definition that </w:t>
      </w:r>
      <w:commentRangeStart w:id="10"/>
      <w:r>
        <w:rPr>
          <w:rFonts w:ascii="Times New Roman" w:hAnsi="Times New Roman" w:cs="Times New Roman"/>
          <w:lang w:val="en-US"/>
        </w:rPr>
        <w:t xml:space="preserve">intuitively </w:t>
      </w:r>
      <w:commentRangeEnd w:id="10"/>
      <w:r w:rsidR="008766CE">
        <w:rPr>
          <w:rStyle w:val="CommentReference"/>
        </w:rPr>
        <w:commentReference w:id="10"/>
      </w:r>
      <w:r>
        <w:rPr>
          <w:rFonts w:ascii="Times New Roman" w:hAnsi="Times New Roman" w:cs="Times New Roman"/>
          <w:lang w:val="en-US"/>
        </w:rPr>
        <w:t>captures all members of that race</w:t>
      </w:r>
      <w:ins w:id="11" w:author="Gail Leckie" w:date="2025-02-27T13:28:00Z">
        <w:r w:rsidR="001D5974">
          <w:rPr>
            <w:rFonts w:ascii="Times New Roman" w:hAnsi="Times New Roman" w:cs="Times New Roman"/>
            <w:lang w:val="en-US"/>
          </w:rPr>
          <w:t xml:space="preserve"> (the extensional test)</w:t>
        </w:r>
      </w:ins>
    </w:p>
    <w:p w14:paraId="0ADE401B" w14:textId="288E7A95" w:rsidR="00E4234D" w:rsidRDefault="00E4234D" w:rsidP="00E4234D">
      <w:pPr>
        <w:pStyle w:val="ListParagraph"/>
        <w:numPr>
          <w:ilvl w:val="0"/>
          <w:numId w:val="1"/>
        </w:numPr>
        <w:spacing w:line="360" w:lineRule="auto"/>
        <w:jc w:val="both"/>
        <w:rPr>
          <w:rFonts w:ascii="Times New Roman" w:hAnsi="Times New Roman" w:cs="Times New Roman"/>
          <w:lang w:val="en-US"/>
        </w:rPr>
      </w:pPr>
      <w:r>
        <w:rPr>
          <w:rFonts w:ascii="Times New Roman" w:hAnsi="Times New Roman" w:cs="Times New Roman"/>
          <w:lang w:val="en-US"/>
        </w:rPr>
        <w:t>It makes sense of the relevant experiences for that race i.e. why certain races are less privileged than others</w:t>
      </w:r>
      <w:ins w:id="12" w:author="Gail Leckie" w:date="2025-02-27T13:28:00Z">
        <w:r w:rsidR="001D5974">
          <w:rPr>
            <w:rFonts w:ascii="Times New Roman" w:hAnsi="Times New Roman" w:cs="Times New Roman"/>
            <w:lang w:val="en-US"/>
          </w:rPr>
          <w:t xml:space="preserve"> (conceptual usefulness including causal explanations)</w:t>
        </w:r>
      </w:ins>
    </w:p>
    <w:p w14:paraId="271C48D6" w14:textId="1A58E9D1" w:rsidR="00E4234D" w:rsidRDefault="00E4234D" w:rsidP="00E4234D">
      <w:pPr>
        <w:spacing w:line="360" w:lineRule="auto"/>
        <w:jc w:val="both"/>
        <w:rPr>
          <w:rFonts w:ascii="Times New Roman" w:hAnsi="Times New Roman" w:cs="Times New Roman"/>
          <w:lang w:val="en-US"/>
        </w:rPr>
      </w:pPr>
      <w:r>
        <w:rPr>
          <w:rFonts w:ascii="Times New Roman" w:hAnsi="Times New Roman" w:cs="Times New Roman"/>
          <w:lang w:val="en-US"/>
        </w:rPr>
        <w:t>There are three dominant views I consider: Eliminativism which denies (</w:t>
      </w:r>
      <w:proofErr w:type="spellStart"/>
      <w:r>
        <w:rPr>
          <w:rFonts w:ascii="Times New Roman" w:hAnsi="Times New Roman" w:cs="Times New Roman"/>
          <w:lang w:val="en-US"/>
        </w:rPr>
        <w:t>i</w:t>
      </w:r>
      <w:proofErr w:type="spellEnd"/>
      <w:r>
        <w:rPr>
          <w:rFonts w:ascii="Times New Roman" w:hAnsi="Times New Roman" w:cs="Times New Roman"/>
          <w:lang w:val="en-US"/>
        </w:rPr>
        <w:t>); Realism which accepts (</w:t>
      </w:r>
      <w:proofErr w:type="spellStart"/>
      <w:r>
        <w:rPr>
          <w:rFonts w:ascii="Times New Roman" w:hAnsi="Times New Roman" w:cs="Times New Roman"/>
          <w:lang w:val="en-US"/>
        </w:rPr>
        <w:t>i</w:t>
      </w:r>
      <w:proofErr w:type="spellEnd"/>
      <w:r>
        <w:rPr>
          <w:rFonts w:ascii="Times New Roman" w:hAnsi="Times New Roman" w:cs="Times New Roman"/>
          <w:lang w:val="en-US"/>
        </w:rPr>
        <w:t>) and says that races are a natural kind; Constructivism which accepts (</w:t>
      </w:r>
      <w:proofErr w:type="spellStart"/>
      <w:r>
        <w:rPr>
          <w:rFonts w:ascii="Times New Roman" w:hAnsi="Times New Roman" w:cs="Times New Roman"/>
          <w:lang w:val="en-US"/>
        </w:rPr>
        <w:t>i</w:t>
      </w:r>
      <w:proofErr w:type="spellEnd"/>
      <w:r>
        <w:rPr>
          <w:rFonts w:ascii="Times New Roman" w:hAnsi="Times New Roman" w:cs="Times New Roman"/>
          <w:lang w:val="en-US"/>
        </w:rPr>
        <w:t>) and says that races are a social kind</w:t>
      </w:r>
      <w:r w:rsidR="007E3C7D">
        <w:rPr>
          <w:rStyle w:val="FootnoteReference"/>
          <w:rFonts w:ascii="Times New Roman" w:hAnsi="Times New Roman" w:cs="Times New Roman"/>
          <w:lang w:val="en-US"/>
        </w:rPr>
        <w:footnoteReference w:id="1"/>
      </w:r>
      <w:r>
        <w:rPr>
          <w:rFonts w:ascii="Times New Roman" w:hAnsi="Times New Roman" w:cs="Times New Roman"/>
          <w:lang w:val="en-US"/>
        </w:rPr>
        <w:t>.</w:t>
      </w:r>
      <w:ins w:id="13" w:author="Gail Leckie" w:date="2025-02-27T13:30:00Z">
        <w:r w:rsidR="001D5974">
          <w:rPr>
            <w:rFonts w:ascii="Times New Roman" w:hAnsi="Times New Roman" w:cs="Times New Roman"/>
            <w:lang w:val="en-US"/>
          </w:rPr>
          <w:t xml:space="preserve">I love this </w:t>
        </w:r>
        <w:proofErr w:type="spellStart"/>
        <w:r w:rsidR="001D5974">
          <w:rPr>
            <w:rFonts w:ascii="Times New Roman" w:hAnsi="Times New Roman" w:cs="Times New Roman"/>
            <w:lang w:val="en-US"/>
          </w:rPr>
          <w:t>organization!</w:t>
        </w:r>
      </w:ins>
      <w:del w:id="14" w:author="Gail Leckie" w:date="2025-02-27T13:29:00Z">
        <w:r w:rsidDel="001D5974">
          <w:rPr>
            <w:rFonts w:ascii="Times New Roman" w:hAnsi="Times New Roman" w:cs="Times New Roman"/>
            <w:lang w:val="en-US"/>
          </w:rPr>
          <w:delText xml:space="preserve"> </w:delText>
        </w:r>
      </w:del>
      <w:r w:rsidR="002572EA">
        <w:rPr>
          <w:rFonts w:ascii="Times New Roman" w:hAnsi="Times New Roman" w:cs="Times New Roman"/>
          <w:lang w:val="en-US"/>
        </w:rPr>
        <w:t>In</w:t>
      </w:r>
      <w:proofErr w:type="spellEnd"/>
      <w:r w:rsidR="002572EA">
        <w:rPr>
          <w:rFonts w:ascii="Times New Roman" w:hAnsi="Times New Roman" w:cs="Times New Roman"/>
          <w:lang w:val="en-US"/>
        </w:rPr>
        <w:t xml:space="preserve"> what follows, I argue that race most definitely exists but is part a natural kind and part a social kind. Specifically, a “thin” conception of race is almost unproblematically a natural kind in terms of ancestry, while a “thick” conception of race is </w:t>
      </w:r>
      <w:commentRangeStart w:id="15"/>
      <w:r w:rsidR="002572EA">
        <w:rPr>
          <w:rFonts w:ascii="Times New Roman" w:hAnsi="Times New Roman" w:cs="Times New Roman"/>
          <w:lang w:val="en-US"/>
        </w:rPr>
        <w:t>determined by the culture one celebrates</w:t>
      </w:r>
      <w:commentRangeEnd w:id="15"/>
      <w:r w:rsidR="001D5974">
        <w:rPr>
          <w:rStyle w:val="CommentReference"/>
        </w:rPr>
        <w:commentReference w:id="15"/>
      </w:r>
      <w:r w:rsidR="002572EA">
        <w:rPr>
          <w:rFonts w:ascii="Times New Roman" w:hAnsi="Times New Roman" w:cs="Times New Roman"/>
          <w:lang w:val="en-US"/>
        </w:rPr>
        <w:t xml:space="preserve">. My argument proceeds in three steps. First, I defend why a “thin” conception of race can be defined in terms of ancestry, arguing that any problems for this “thin” conception is shared by natural kinds more generally. Second, I suggest more controversially that a “thick” conception of race is culturally determined, utilising Hacking’s notion of human kinds and how race affects human action, both from members and nonmembers. Lastly, I defend my argument against two eliminativist objections – the negative eliminativist objection that there is no set of cultural beliefs shared by all members of the race and the positive eliminativist objection that we can make sense of race-based phenomena such as oppression without a prior racial identity. I argue that the second objection is incoherent while the first objection assumes an essentialist nature of race and culture, overlooking the possibility of a family resemblance of race variants that are nonetheless under the same racial identity.  </w:t>
      </w:r>
    </w:p>
    <w:p w14:paraId="7B609553" w14:textId="77777777" w:rsidR="002572EA" w:rsidRDefault="002572EA" w:rsidP="00E4234D">
      <w:pPr>
        <w:spacing w:line="360" w:lineRule="auto"/>
        <w:jc w:val="both"/>
        <w:rPr>
          <w:rFonts w:ascii="Times New Roman" w:hAnsi="Times New Roman" w:cs="Times New Roman"/>
          <w:lang w:val="en-US"/>
        </w:rPr>
      </w:pPr>
    </w:p>
    <w:p w14:paraId="0EBA853E" w14:textId="3CF45241" w:rsidR="002572EA" w:rsidRPr="002572EA" w:rsidRDefault="002572EA" w:rsidP="00E4234D">
      <w:pPr>
        <w:spacing w:line="360" w:lineRule="auto"/>
        <w:jc w:val="both"/>
        <w:rPr>
          <w:rFonts w:ascii="Times New Roman" w:hAnsi="Times New Roman" w:cs="Times New Roman"/>
          <w:sz w:val="28"/>
          <w:szCs w:val="28"/>
          <w:lang w:val="en-US"/>
        </w:rPr>
      </w:pPr>
      <w:r w:rsidRPr="002572EA">
        <w:rPr>
          <w:rFonts w:ascii="Times New Roman" w:hAnsi="Times New Roman" w:cs="Times New Roman"/>
          <w:b/>
          <w:bCs/>
          <w:sz w:val="28"/>
          <w:szCs w:val="28"/>
          <w:lang w:val="en-US"/>
        </w:rPr>
        <w:lastRenderedPageBreak/>
        <w:t xml:space="preserve">Ancestry as a thin-conception of race </w:t>
      </w:r>
    </w:p>
    <w:p w14:paraId="370A3197" w14:textId="185FDFEA" w:rsidR="002572EA" w:rsidRDefault="00A04CB7" w:rsidP="00E4234D">
      <w:pPr>
        <w:spacing w:line="360" w:lineRule="auto"/>
        <w:jc w:val="both"/>
        <w:rPr>
          <w:rFonts w:ascii="Times New Roman" w:hAnsi="Times New Roman" w:cs="Times New Roman"/>
          <w:lang w:val="en-US"/>
        </w:rPr>
      </w:pPr>
      <w:r>
        <w:rPr>
          <w:rFonts w:ascii="Times New Roman" w:hAnsi="Times New Roman" w:cs="Times New Roman"/>
          <w:lang w:val="en-US"/>
        </w:rPr>
        <w:tab/>
        <w:t>What natural kinds are is deeply controversial; however, I shall take Quine’s rough definition of a natural kind because it is the most minimalist. Quine’s motivation for natural kinds is the problem of induction</w:t>
      </w:r>
      <w:r w:rsidR="00B346D9">
        <w:rPr>
          <w:rStyle w:val="FootnoteReference"/>
          <w:rFonts w:ascii="Times New Roman" w:hAnsi="Times New Roman" w:cs="Times New Roman"/>
          <w:lang w:val="en-US"/>
        </w:rPr>
        <w:footnoteReference w:id="2"/>
      </w:r>
      <w:r>
        <w:rPr>
          <w:rFonts w:ascii="Times New Roman" w:hAnsi="Times New Roman" w:cs="Times New Roman"/>
          <w:lang w:val="en-US"/>
        </w:rPr>
        <w:t>: suppose all emeralds observed have been green. But these observations are consistent with the following two conclusions – (</w:t>
      </w:r>
      <w:proofErr w:type="spellStart"/>
      <w:r>
        <w:rPr>
          <w:rFonts w:ascii="Times New Roman" w:hAnsi="Times New Roman" w:cs="Times New Roman"/>
          <w:lang w:val="en-US"/>
        </w:rPr>
        <w:t>i</w:t>
      </w:r>
      <w:proofErr w:type="spellEnd"/>
      <w:r>
        <w:rPr>
          <w:rFonts w:ascii="Times New Roman" w:hAnsi="Times New Roman" w:cs="Times New Roman"/>
          <w:lang w:val="en-US"/>
        </w:rPr>
        <w:t>) all emeralds are green and (ii) all emeralds are grue i.e. are green up till this moment and blue later on. While we want to say (</w:t>
      </w:r>
      <w:proofErr w:type="spellStart"/>
      <w:r>
        <w:rPr>
          <w:rFonts w:ascii="Times New Roman" w:hAnsi="Times New Roman" w:cs="Times New Roman"/>
          <w:lang w:val="en-US"/>
        </w:rPr>
        <w:t>i</w:t>
      </w:r>
      <w:proofErr w:type="spellEnd"/>
      <w:r>
        <w:rPr>
          <w:rFonts w:ascii="Times New Roman" w:hAnsi="Times New Roman" w:cs="Times New Roman"/>
          <w:lang w:val="en-US"/>
        </w:rPr>
        <w:t>), we have no real reason to suggest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over (ii). Quine argues that </w:t>
      </w:r>
      <w:commentRangeStart w:id="16"/>
      <w:r>
        <w:rPr>
          <w:rFonts w:ascii="Times New Roman" w:hAnsi="Times New Roman" w:cs="Times New Roman"/>
          <w:lang w:val="en-US"/>
        </w:rPr>
        <w:t>what licenses an induction i.e. conclusion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is “similarity” </w:t>
      </w:r>
      <w:commentRangeEnd w:id="16"/>
      <w:r w:rsidR="001D5974">
        <w:rPr>
          <w:rStyle w:val="CommentReference"/>
        </w:rPr>
        <w:commentReference w:id="16"/>
      </w:r>
      <w:r>
        <w:rPr>
          <w:rFonts w:ascii="Times New Roman" w:hAnsi="Times New Roman" w:cs="Times New Roman"/>
          <w:lang w:val="en-US"/>
        </w:rPr>
        <w:t xml:space="preserve">– two green emeralds are more similar than two grue emeralds when one is green and the other blue. Thus, it is the sameness of kinds that allows us to make an induction over unobserved samples. In turn, Quine defines natural kinds in terms of sets: a natural kind is a set </w:t>
      </w:r>
      <w:r w:rsidR="00016DC5">
        <w:rPr>
          <w:rFonts w:ascii="Times New Roman" w:hAnsi="Times New Roman" w:cs="Times New Roman"/>
          <w:lang w:val="en-US"/>
        </w:rPr>
        <w:t>such</w:t>
      </w:r>
      <w:r>
        <w:rPr>
          <w:rFonts w:ascii="Times New Roman" w:hAnsi="Times New Roman" w:cs="Times New Roman"/>
          <w:lang w:val="en-US"/>
        </w:rPr>
        <w:t xml:space="preserve"> that all </w:t>
      </w:r>
      <w:r w:rsidR="00016DC5">
        <w:rPr>
          <w:rFonts w:ascii="Times New Roman" w:hAnsi="Times New Roman" w:cs="Times New Roman"/>
          <w:lang w:val="en-US"/>
        </w:rPr>
        <w:t xml:space="preserve">members of that set share a natural property. </w:t>
      </w:r>
    </w:p>
    <w:p w14:paraId="567BF9F2" w14:textId="22656F87" w:rsidR="00B75AF3" w:rsidRDefault="00B75AF3" w:rsidP="00E4234D">
      <w:pPr>
        <w:spacing w:line="360" w:lineRule="auto"/>
        <w:jc w:val="both"/>
        <w:rPr>
          <w:rFonts w:ascii="Times New Roman" w:hAnsi="Times New Roman" w:cs="Times New Roman"/>
          <w:lang w:val="en-US"/>
        </w:rPr>
      </w:pPr>
      <w:r>
        <w:rPr>
          <w:rFonts w:ascii="Times New Roman" w:hAnsi="Times New Roman" w:cs="Times New Roman"/>
          <w:lang w:val="en-US"/>
        </w:rPr>
        <w:tab/>
        <w:t xml:space="preserve">We now turn to the problem of race. We can now define a </w:t>
      </w:r>
      <w:r w:rsidR="0092091F">
        <w:rPr>
          <w:rFonts w:ascii="Times New Roman" w:hAnsi="Times New Roman" w:cs="Times New Roman"/>
          <w:lang w:val="en-US"/>
        </w:rPr>
        <w:t xml:space="preserve">thin conception </w:t>
      </w:r>
      <w:r>
        <w:rPr>
          <w:rFonts w:ascii="Times New Roman" w:hAnsi="Times New Roman" w:cs="Times New Roman"/>
          <w:lang w:val="en-US"/>
        </w:rPr>
        <w:t xml:space="preserve">race to be all persons who share the </w:t>
      </w:r>
      <w:r w:rsidR="0092091F">
        <w:rPr>
          <w:rFonts w:ascii="Times New Roman" w:hAnsi="Times New Roman" w:cs="Times New Roman"/>
          <w:lang w:val="en-US"/>
        </w:rPr>
        <w:t xml:space="preserve">(natural) </w:t>
      </w:r>
      <w:r>
        <w:rPr>
          <w:rFonts w:ascii="Times New Roman" w:hAnsi="Times New Roman" w:cs="Times New Roman"/>
          <w:lang w:val="en-US"/>
        </w:rPr>
        <w:t>property of having some ancestor coming from some geographic location (i.e. Africa in the case of African Americans)</w:t>
      </w:r>
      <w:r w:rsidR="007E3C7D">
        <w:rPr>
          <w:rStyle w:val="FootnoteReference"/>
          <w:rFonts w:ascii="Times New Roman" w:hAnsi="Times New Roman" w:cs="Times New Roman"/>
          <w:lang w:val="en-US"/>
        </w:rPr>
        <w:footnoteReference w:id="3"/>
      </w:r>
      <w:r>
        <w:rPr>
          <w:rFonts w:ascii="Times New Roman" w:hAnsi="Times New Roman" w:cs="Times New Roman"/>
          <w:lang w:val="en-US"/>
        </w:rPr>
        <w:t xml:space="preserve">. </w:t>
      </w:r>
      <w:r w:rsidR="0092091F">
        <w:rPr>
          <w:rFonts w:ascii="Times New Roman" w:hAnsi="Times New Roman" w:cs="Times New Roman"/>
          <w:lang w:val="en-US"/>
        </w:rPr>
        <w:t xml:space="preserve">I see </w:t>
      </w:r>
      <w:r w:rsidR="00E06ED4">
        <w:rPr>
          <w:rFonts w:ascii="Times New Roman" w:hAnsi="Times New Roman" w:cs="Times New Roman"/>
          <w:lang w:val="en-US"/>
        </w:rPr>
        <w:t>two</w:t>
      </w:r>
      <w:r w:rsidR="0092091F">
        <w:rPr>
          <w:rFonts w:ascii="Times New Roman" w:hAnsi="Times New Roman" w:cs="Times New Roman"/>
          <w:lang w:val="en-US"/>
        </w:rPr>
        <w:t xml:space="preserve"> problems for this definition. First, an </w:t>
      </w:r>
      <w:r w:rsidR="00EA61FE">
        <w:rPr>
          <w:rFonts w:ascii="Times New Roman" w:hAnsi="Times New Roman" w:cs="Times New Roman"/>
          <w:lang w:val="en-US"/>
        </w:rPr>
        <w:t>objection</w:t>
      </w:r>
      <w:r w:rsidR="0092091F">
        <w:rPr>
          <w:rFonts w:ascii="Times New Roman" w:hAnsi="Times New Roman" w:cs="Times New Roman"/>
          <w:lang w:val="en-US"/>
        </w:rPr>
        <w:t xml:space="preserve"> from multiculturalism – given that people often marry interracially, it does not make sense to call, for instance, Elizabeth Warren Native American when her distant ancestor is Native American while through interracial marriage, her ancestry is predominantly white</w:t>
      </w:r>
      <w:r w:rsidR="007E3C7D">
        <w:rPr>
          <w:rStyle w:val="FootnoteReference"/>
          <w:rFonts w:ascii="Times New Roman" w:hAnsi="Times New Roman" w:cs="Times New Roman"/>
          <w:lang w:val="en-US"/>
        </w:rPr>
        <w:footnoteReference w:id="4"/>
      </w:r>
      <w:r w:rsidR="0092091F">
        <w:rPr>
          <w:rFonts w:ascii="Times New Roman" w:hAnsi="Times New Roman" w:cs="Times New Roman"/>
          <w:lang w:val="en-US"/>
        </w:rPr>
        <w:t xml:space="preserve">. This objection makes two mistakes. First, it overlooks that objects can be part of multiple sets at once – this makes sense of saying that Obama is </w:t>
      </w:r>
      <w:r w:rsidR="0092091F" w:rsidRPr="0092091F">
        <w:rPr>
          <w:rFonts w:ascii="Times New Roman" w:hAnsi="Times New Roman" w:cs="Times New Roman"/>
          <w:i/>
          <w:iCs/>
          <w:lang w:val="en-US"/>
        </w:rPr>
        <w:t>half-white</w:t>
      </w:r>
      <w:r w:rsidR="0092091F">
        <w:rPr>
          <w:rFonts w:ascii="Times New Roman" w:hAnsi="Times New Roman" w:cs="Times New Roman"/>
          <w:lang w:val="en-US"/>
        </w:rPr>
        <w:t xml:space="preserve"> or </w:t>
      </w:r>
      <w:r w:rsidR="0092091F" w:rsidRPr="0092091F">
        <w:rPr>
          <w:rFonts w:ascii="Times New Roman" w:hAnsi="Times New Roman" w:cs="Times New Roman"/>
          <w:i/>
          <w:iCs/>
          <w:lang w:val="en-US"/>
        </w:rPr>
        <w:t>half-black</w:t>
      </w:r>
      <w:r w:rsidR="0092091F">
        <w:rPr>
          <w:rFonts w:ascii="Times New Roman" w:hAnsi="Times New Roman" w:cs="Times New Roman"/>
          <w:lang w:val="en-US"/>
        </w:rPr>
        <w:t>. Second, this is at worst a problem of natural kinds more generally. Note when we refer to a liquid as the natural kind of water, the liquid is rife with impurities. Nonetheless, we can call that liquid water</w:t>
      </w:r>
      <w:r w:rsidR="00E06ED4">
        <w:rPr>
          <w:rFonts w:ascii="Times New Roman" w:hAnsi="Times New Roman" w:cs="Times New Roman"/>
          <w:lang w:val="en-US"/>
        </w:rPr>
        <w:t xml:space="preserve">. </w:t>
      </w:r>
      <w:r w:rsidR="00E06ED4" w:rsidRPr="001E77F1">
        <w:rPr>
          <w:rFonts w:ascii="Times New Roman" w:hAnsi="Times New Roman" w:cs="Times New Roman"/>
          <w:highlight w:val="yellow"/>
          <w:lang w:val="en-US"/>
          <w:rPrChange w:id="17" w:author="Gail Leckie" w:date="2025-02-27T13:45:00Z">
            <w:rPr>
              <w:rFonts w:ascii="Times New Roman" w:hAnsi="Times New Roman" w:cs="Times New Roman"/>
              <w:lang w:val="en-US"/>
            </w:rPr>
          </w:rPrChange>
        </w:rPr>
        <w:t>Perhaps</w:t>
      </w:r>
      <w:r w:rsidR="009135AD" w:rsidRPr="001E77F1">
        <w:rPr>
          <w:rFonts w:ascii="Times New Roman" w:hAnsi="Times New Roman" w:cs="Times New Roman"/>
          <w:highlight w:val="yellow"/>
          <w:lang w:val="en-US"/>
          <w:rPrChange w:id="18" w:author="Gail Leckie" w:date="2025-02-27T13:45:00Z">
            <w:rPr>
              <w:rFonts w:ascii="Times New Roman" w:hAnsi="Times New Roman" w:cs="Times New Roman"/>
              <w:lang w:val="en-US"/>
            </w:rPr>
          </w:rPrChange>
        </w:rPr>
        <w:t xml:space="preserve"> </w:t>
      </w:r>
      <w:r w:rsidR="00E06ED4" w:rsidRPr="001E77F1">
        <w:rPr>
          <w:rFonts w:ascii="Times New Roman" w:hAnsi="Times New Roman" w:cs="Times New Roman"/>
          <w:highlight w:val="yellow"/>
          <w:lang w:val="en-US"/>
          <w:rPrChange w:id="19" w:author="Gail Leckie" w:date="2025-02-27T13:45:00Z">
            <w:rPr>
              <w:rFonts w:ascii="Times New Roman" w:hAnsi="Times New Roman" w:cs="Times New Roman"/>
              <w:lang w:val="en-US"/>
            </w:rPr>
          </w:rPrChange>
        </w:rPr>
        <w:t xml:space="preserve">we might commit to calling someone a race identity </w:t>
      </w:r>
      <w:r w:rsidR="00E06ED4" w:rsidRPr="001E77F1">
        <w:rPr>
          <w:rFonts w:ascii="Times New Roman" w:hAnsi="Times New Roman" w:cs="Times New Roman"/>
          <w:i/>
          <w:iCs/>
          <w:highlight w:val="yellow"/>
          <w:lang w:val="en-US"/>
          <w:rPrChange w:id="20" w:author="Gail Leckie" w:date="2025-02-27T13:45:00Z">
            <w:rPr>
              <w:rFonts w:ascii="Times New Roman" w:hAnsi="Times New Roman" w:cs="Times New Roman"/>
              <w:i/>
              <w:iCs/>
              <w:lang w:val="en-US"/>
            </w:rPr>
          </w:rPrChange>
        </w:rPr>
        <w:t>simpliciter</w:t>
      </w:r>
      <w:r w:rsidR="00E06ED4" w:rsidRPr="001E77F1">
        <w:rPr>
          <w:rFonts w:ascii="Times New Roman" w:hAnsi="Times New Roman" w:cs="Times New Roman"/>
          <w:highlight w:val="yellow"/>
          <w:lang w:val="en-US"/>
          <w:rPrChange w:id="21" w:author="Gail Leckie" w:date="2025-02-27T13:45:00Z">
            <w:rPr>
              <w:rFonts w:ascii="Times New Roman" w:hAnsi="Times New Roman" w:cs="Times New Roman"/>
              <w:lang w:val="en-US"/>
            </w:rPr>
          </w:rPrChange>
        </w:rPr>
        <w:t xml:space="preserve"> </w:t>
      </w:r>
      <w:proofErr w:type="spellStart"/>
      <w:r w:rsidR="00E06ED4" w:rsidRPr="001E77F1">
        <w:rPr>
          <w:rFonts w:ascii="Times New Roman" w:hAnsi="Times New Roman" w:cs="Times New Roman"/>
          <w:highlight w:val="yellow"/>
          <w:lang w:val="en-US"/>
          <w:rPrChange w:id="22" w:author="Gail Leckie" w:date="2025-02-27T13:45:00Z">
            <w:rPr>
              <w:rFonts w:ascii="Times New Roman" w:hAnsi="Times New Roman" w:cs="Times New Roman"/>
              <w:lang w:val="en-US"/>
            </w:rPr>
          </w:rPrChange>
        </w:rPr>
        <w:t>iff</w:t>
      </w:r>
      <w:proofErr w:type="spellEnd"/>
      <w:r w:rsidR="00E06ED4" w:rsidRPr="001E77F1">
        <w:rPr>
          <w:rFonts w:ascii="Times New Roman" w:hAnsi="Times New Roman" w:cs="Times New Roman"/>
          <w:highlight w:val="yellow"/>
          <w:lang w:val="en-US"/>
          <w:rPrChange w:id="23" w:author="Gail Leckie" w:date="2025-02-27T13:45:00Z">
            <w:rPr>
              <w:rFonts w:ascii="Times New Roman" w:hAnsi="Times New Roman" w:cs="Times New Roman"/>
              <w:lang w:val="en-US"/>
            </w:rPr>
          </w:rPrChange>
        </w:rPr>
        <w:t xml:space="preserve"> their dominant ancestry originates from the corresponding geography.</w:t>
      </w:r>
      <w:r w:rsidR="00E06ED4">
        <w:rPr>
          <w:rFonts w:ascii="Times New Roman" w:hAnsi="Times New Roman" w:cs="Times New Roman"/>
          <w:lang w:val="en-US"/>
        </w:rPr>
        <w:t xml:space="preserve"> Second, </w:t>
      </w:r>
      <w:commentRangeStart w:id="24"/>
      <w:r w:rsidR="00E06ED4">
        <w:rPr>
          <w:rFonts w:ascii="Times New Roman" w:hAnsi="Times New Roman" w:cs="Times New Roman"/>
          <w:lang w:val="en-US"/>
        </w:rPr>
        <w:t>Mills argues that what someone is “really” depends on how that identity affects their life in a profound way</w:t>
      </w:r>
      <w:r w:rsidR="007E3C7D">
        <w:rPr>
          <w:rStyle w:val="FootnoteReference"/>
          <w:rFonts w:ascii="Times New Roman" w:hAnsi="Times New Roman" w:cs="Times New Roman"/>
          <w:lang w:val="en-US"/>
        </w:rPr>
        <w:footnoteReference w:id="5"/>
      </w:r>
      <w:r w:rsidR="00E06ED4">
        <w:rPr>
          <w:rFonts w:ascii="Times New Roman" w:hAnsi="Times New Roman" w:cs="Times New Roman"/>
          <w:lang w:val="en-US"/>
        </w:rPr>
        <w:t xml:space="preserve">. In turn, he argues that it is not the mere classification by ancestry that affects one’s life, but the “subjective internalization” and recognition of one’s race and corresponding experiences that affects their lives. </w:t>
      </w:r>
      <w:commentRangeEnd w:id="24"/>
      <w:r w:rsidR="001E77F1">
        <w:rPr>
          <w:rStyle w:val="CommentReference"/>
        </w:rPr>
        <w:commentReference w:id="24"/>
      </w:r>
      <w:proofErr w:type="spellStart"/>
      <w:ins w:id="25" w:author="Gail Leckie" w:date="2025-02-27T13:41:00Z">
        <w:r w:rsidR="008766CE">
          <w:rPr>
            <w:rFonts w:ascii="Times New Roman" w:hAnsi="Times New Roman" w:cs="Times New Roman"/>
            <w:lang w:val="en-US"/>
          </w:rPr>
          <w:t>good</w:t>
        </w:r>
      </w:ins>
      <w:r w:rsidR="00E06ED4">
        <w:rPr>
          <w:rFonts w:ascii="Times New Roman" w:hAnsi="Times New Roman" w:cs="Times New Roman"/>
          <w:lang w:val="en-US"/>
        </w:rPr>
        <w:t>But</w:t>
      </w:r>
      <w:proofErr w:type="spellEnd"/>
      <w:r w:rsidR="00E06ED4">
        <w:rPr>
          <w:rFonts w:ascii="Times New Roman" w:hAnsi="Times New Roman" w:cs="Times New Roman"/>
          <w:lang w:val="en-US"/>
        </w:rPr>
        <w:t xml:space="preserve"> notice that ancestry, as I have set it out, is a thin conception of race. </w:t>
      </w:r>
      <w:r w:rsidR="00616371">
        <w:rPr>
          <w:rFonts w:ascii="Times New Roman" w:hAnsi="Times New Roman" w:cs="Times New Roman"/>
          <w:lang w:val="en-US"/>
        </w:rPr>
        <w:lastRenderedPageBreak/>
        <w:t>I think we can accept Mills</w:t>
      </w:r>
      <w:ins w:id="26" w:author="Gail Leckie" w:date="2025-02-27T13:42:00Z">
        <w:r w:rsidR="008766CE">
          <w:rPr>
            <w:rFonts w:ascii="Times New Roman" w:hAnsi="Times New Roman" w:cs="Times New Roman"/>
            <w:lang w:val="en-US"/>
          </w:rPr>
          <w:t>’</w:t>
        </w:r>
      </w:ins>
      <w:r w:rsidR="00616371">
        <w:rPr>
          <w:rFonts w:ascii="Times New Roman" w:hAnsi="Times New Roman" w:cs="Times New Roman"/>
          <w:lang w:val="en-US"/>
        </w:rPr>
        <w:t xml:space="preserve"> point that “sub</w:t>
      </w:r>
      <w:commentRangeStart w:id="27"/>
      <w:r w:rsidR="00616371">
        <w:rPr>
          <w:rFonts w:ascii="Times New Roman" w:hAnsi="Times New Roman" w:cs="Times New Roman"/>
          <w:lang w:val="en-US"/>
        </w:rPr>
        <w:t xml:space="preserve">jective internalization” is necessary for you to be, say, </w:t>
      </w:r>
      <w:r w:rsidR="00616371">
        <w:rPr>
          <w:rFonts w:ascii="Times New Roman" w:hAnsi="Times New Roman" w:cs="Times New Roman"/>
          <w:i/>
          <w:iCs/>
          <w:lang w:val="en-US"/>
        </w:rPr>
        <w:t>really</w:t>
      </w:r>
      <w:r w:rsidR="00616371">
        <w:rPr>
          <w:rFonts w:ascii="Times New Roman" w:hAnsi="Times New Roman" w:cs="Times New Roman"/>
          <w:lang w:val="en-US"/>
        </w:rPr>
        <w:t xml:space="preserve"> Chinese; </w:t>
      </w:r>
      <w:commentRangeEnd w:id="27"/>
      <w:r w:rsidR="008766CE">
        <w:rPr>
          <w:rStyle w:val="CommentReference"/>
        </w:rPr>
        <w:commentReference w:id="27"/>
      </w:r>
      <w:r w:rsidR="00616371">
        <w:rPr>
          <w:rFonts w:ascii="Times New Roman" w:hAnsi="Times New Roman" w:cs="Times New Roman"/>
          <w:lang w:val="en-US"/>
        </w:rPr>
        <w:t xml:space="preserve">but notice in saying that you are not </w:t>
      </w:r>
      <w:r w:rsidR="00616371">
        <w:rPr>
          <w:rFonts w:ascii="Times New Roman" w:hAnsi="Times New Roman" w:cs="Times New Roman"/>
          <w:i/>
          <w:iCs/>
          <w:lang w:val="en-US"/>
        </w:rPr>
        <w:t xml:space="preserve">really </w:t>
      </w:r>
      <w:r w:rsidR="00616371">
        <w:rPr>
          <w:rFonts w:ascii="Times New Roman" w:hAnsi="Times New Roman" w:cs="Times New Roman"/>
          <w:lang w:val="en-US"/>
        </w:rPr>
        <w:t xml:space="preserve">Chinese, you must be committed to the fact that I am in </w:t>
      </w:r>
      <w:r w:rsidR="00616371">
        <w:rPr>
          <w:rFonts w:ascii="Times New Roman" w:hAnsi="Times New Roman" w:cs="Times New Roman"/>
          <w:i/>
          <w:iCs/>
          <w:lang w:val="en-US"/>
        </w:rPr>
        <w:t>some minimal sense</w:t>
      </w:r>
      <w:r w:rsidR="00616371">
        <w:rPr>
          <w:rFonts w:ascii="Times New Roman" w:hAnsi="Times New Roman" w:cs="Times New Roman"/>
          <w:lang w:val="en-US"/>
        </w:rPr>
        <w:t xml:space="preserve"> Chinese (parallel this with the statement that maroon is not really red, but is minimally red broadly construed).</w:t>
      </w:r>
      <w:ins w:id="28" w:author="Gail Leckie" w:date="2025-02-27T13:47:00Z">
        <w:r w:rsidR="001E77F1">
          <w:rPr>
            <w:rFonts w:ascii="Times New Roman" w:hAnsi="Times New Roman" w:cs="Times New Roman"/>
            <w:lang w:val="en-US"/>
          </w:rPr>
          <w:t xml:space="preserve"> Are you </w:t>
        </w:r>
        <w:proofErr w:type="spellStart"/>
        <w:r w:rsidR="001E77F1">
          <w:rPr>
            <w:rFonts w:ascii="Times New Roman" w:hAnsi="Times New Roman" w:cs="Times New Roman"/>
            <w:lang w:val="en-US"/>
          </w:rPr>
          <w:t>arguig</w:t>
        </w:r>
        <w:proofErr w:type="spellEnd"/>
        <w:r w:rsidR="001E77F1">
          <w:rPr>
            <w:rFonts w:ascii="Times New Roman" w:hAnsi="Times New Roman" w:cs="Times New Roman"/>
            <w:lang w:val="en-US"/>
          </w:rPr>
          <w:t xml:space="preserve"> that if the thick conception makes sense, the thin conception also has to </w:t>
        </w:r>
      </w:ins>
      <w:ins w:id="29" w:author="Gail Leckie" w:date="2025-02-27T13:48:00Z">
        <w:r w:rsidR="001E77F1">
          <w:rPr>
            <w:rFonts w:ascii="Times New Roman" w:hAnsi="Times New Roman" w:cs="Times New Roman"/>
            <w:lang w:val="en-US"/>
          </w:rPr>
          <w:t>exist and be satisfied</w:t>
        </w:r>
      </w:ins>
      <w:ins w:id="30" w:author="Gail Leckie" w:date="2025-02-27T13:47:00Z">
        <w:r w:rsidR="001E77F1">
          <w:rPr>
            <w:rFonts w:ascii="Times New Roman" w:hAnsi="Times New Roman" w:cs="Times New Roman"/>
            <w:lang w:val="en-US"/>
          </w:rPr>
          <w:t xml:space="preserve">? I don’t understand how the maroon example makes that point.  </w:t>
        </w:r>
      </w:ins>
      <w:del w:id="31" w:author="Gail Leckie" w:date="2025-02-27T13:47:00Z">
        <w:r w:rsidR="00616371" w:rsidDel="001E77F1">
          <w:rPr>
            <w:rFonts w:ascii="Times New Roman" w:hAnsi="Times New Roman" w:cs="Times New Roman"/>
            <w:lang w:val="en-US"/>
          </w:rPr>
          <w:delText xml:space="preserve"> </w:delText>
        </w:r>
      </w:del>
      <w:ins w:id="32" w:author="Gail Leckie" w:date="2025-02-27T13:48:00Z">
        <w:r w:rsidR="001E77F1">
          <w:rPr>
            <w:rFonts w:ascii="Times New Roman" w:hAnsi="Times New Roman" w:cs="Times New Roman"/>
            <w:lang w:val="en-US"/>
          </w:rPr>
          <w:t xml:space="preserve">I’m not sure I agree with the point – e.g. we could think races are just social and not </w:t>
        </w:r>
        <w:r w:rsidR="001E77F1" w:rsidRPr="001E77F1">
          <w:rPr>
            <w:rFonts w:ascii="Times New Roman" w:hAnsi="Times New Roman" w:cs="Times New Roman"/>
            <w:b/>
            <w:lang w:val="en-US"/>
            <w:rPrChange w:id="33" w:author="Gail Leckie" w:date="2025-02-27T13:51:00Z">
              <w:rPr>
                <w:rFonts w:ascii="Times New Roman" w:hAnsi="Times New Roman" w:cs="Times New Roman"/>
                <w:lang w:val="en-US"/>
              </w:rPr>
            </w:rPrChange>
          </w:rPr>
          <w:t>also</w:t>
        </w:r>
        <w:r w:rsidR="001E77F1">
          <w:rPr>
            <w:rFonts w:ascii="Times New Roman" w:hAnsi="Times New Roman" w:cs="Times New Roman"/>
            <w:lang w:val="en-US"/>
          </w:rPr>
          <w:t xml:space="preserve"> biological/</w:t>
        </w:r>
        <w:proofErr w:type="spellStart"/>
        <w:r w:rsidR="001E77F1">
          <w:rPr>
            <w:rFonts w:ascii="Times New Roman" w:hAnsi="Times New Roman" w:cs="Times New Roman"/>
            <w:lang w:val="en-US"/>
          </w:rPr>
          <w:t>ancestral</w:t>
        </w:r>
      </w:ins>
      <w:ins w:id="34" w:author="Gail Leckie" w:date="2025-02-27T13:43:00Z">
        <w:r w:rsidR="008766CE">
          <w:rPr>
            <w:rFonts w:ascii="Times New Roman" w:hAnsi="Times New Roman" w:cs="Times New Roman"/>
            <w:lang w:val="en-US"/>
          </w:rPr>
          <w:t>.</w:t>
        </w:r>
      </w:ins>
      <w:r w:rsidR="00616371">
        <w:rPr>
          <w:rFonts w:ascii="Times New Roman" w:hAnsi="Times New Roman" w:cs="Times New Roman"/>
          <w:lang w:val="en-US"/>
        </w:rPr>
        <w:t>This</w:t>
      </w:r>
      <w:proofErr w:type="spellEnd"/>
      <w:r w:rsidR="00616371">
        <w:rPr>
          <w:rFonts w:ascii="Times New Roman" w:hAnsi="Times New Roman" w:cs="Times New Roman"/>
          <w:lang w:val="en-US"/>
        </w:rPr>
        <w:t>, I suggest, is because one shares the same ancestry and yet does not partake in their culture and customs</w:t>
      </w:r>
      <w:ins w:id="35" w:author="Gail Leckie" w:date="2025-02-27T13:51:00Z">
        <w:r w:rsidR="001E77F1">
          <w:rPr>
            <w:rFonts w:ascii="Times New Roman" w:hAnsi="Times New Roman" w:cs="Times New Roman"/>
            <w:lang w:val="en-US"/>
          </w:rPr>
          <w:t xml:space="preserve"> (or </w:t>
        </w:r>
      </w:ins>
      <w:ins w:id="36" w:author="Gail Leckie" w:date="2025-02-27T13:52:00Z">
        <w:r w:rsidR="001E77F1">
          <w:rPr>
            <w:rFonts w:ascii="Times New Roman" w:hAnsi="Times New Roman" w:cs="Times New Roman"/>
            <w:lang w:val="en-US"/>
          </w:rPr>
          <w:t>experience shared oppression)</w:t>
        </w:r>
      </w:ins>
      <w:r w:rsidR="00616371">
        <w:rPr>
          <w:rFonts w:ascii="Times New Roman" w:hAnsi="Times New Roman" w:cs="Times New Roman"/>
          <w:lang w:val="en-US"/>
        </w:rPr>
        <w:t xml:space="preserve">. </w:t>
      </w:r>
      <w:ins w:id="37" w:author="Gail Leckie" w:date="2025-02-27T13:43:00Z">
        <w:r w:rsidR="008766CE">
          <w:rPr>
            <w:rFonts w:ascii="Times New Roman" w:hAnsi="Times New Roman" w:cs="Times New Roman"/>
            <w:lang w:val="en-US"/>
          </w:rPr>
          <w:t xml:space="preserve">I think you are saying that someone can </w:t>
        </w:r>
      </w:ins>
      <w:ins w:id="38" w:author="Gail Leckie" w:date="2025-02-27T13:44:00Z">
        <w:r w:rsidR="008766CE">
          <w:rPr>
            <w:rFonts w:ascii="Times New Roman" w:hAnsi="Times New Roman" w:cs="Times New Roman"/>
            <w:lang w:val="en-US"/>
          </w:rPr>
          <w:t>satisfy</w:t>
        </w:r>
      </w:ins>
      <w:ins w:id="39" w:author="Gail Leckie" w:date="2025-02-27T13:43:00Z">
        <w:r w:rsidR="008766CE">
          <w:rPr>
            <w:rFonts w:ascii="Times New Roman" w:hAnsi="Times New Roman" w:cs="Times New Roman"/>
            <w:lang w:val="en-US"/>
          </w:rPr>
          <w:t xml:space="preserve"> the thin conception without </w:t>
        </w:r>
      </w:ins>
      <w:ins w:id="40" w:author="Gail Leckie" w:date="2025-02-27T13:44:00Z">
        <w:r w:rsidR="008766CE">
          <w:rPr>
            <w:rFonts w:ascii="Times New Roman" w:hAnsi="Times New Roman" w:cs="Times New Roman"/>
            <w:lang w:val="en-US"/>
          </w:rPr>
          <w:t>s</w:t>
        </w:r>
      </w:ins>
      <w:ins w:id="41" w:author="Gail Leckie" w:date="2025-02-27T13:51:00Z">
        <w:r w:rsidR="001E77F1">
          <w:rPr>
            <w:rFonts w:ascii="Times New Roman" w:hAnsi="Times New Roman" w:cs="Times New Roman"/>
            <w:lang w:val="en-US"/>
          </w:rPr>
          <w:t>at</w:t>
        </w:r>
      </w:ins>
      <w:ins w:id="42" w:author="Gail Leckie" w:date="2025-02-27T13:44:00Z">
        <w:r w:rsidR="008766CE">
          <w:rPr>
            <w:rFonts w:ascii="Times New Roman" w:hAnsi="Times New Roman" w:cs="Times New Roman"/>
            <w:lang w:val="en-US"/>
          </w:rPr>
          <w:t>isfying the thick</w:t>
        </w:r>
      </w:ins>
      <w:ins w:id="43" w:author="Gail Leckie" w:date="2025-02-27T13:52:00Z">
        <w:r w:rsidR="001E77F1">
          <w:rPr>
            <w:rFonts w:ascii="Times New Roman" w:hAnsi="Times New Roman" w:cs="Times New Roman"/>
            <w:lang w:val="en-US"/>
          </w:rPr>
          <w:t xml:space="preserve"> – that sounds right.  The thin is missing something </w:t>
        </w:r>
      </w:ins>
      <w:ins w:id="44" w:author="Gail Leckie" w:date="2025-02-27T13:53:00Z">
        <w:r w:rsidR="001E77F1">
          <w:rPr>
            <w:rFonts w:ascii="Times New Roman" w:hAnsi="Times New Roman" w:cs="Times New Roman"/>
            <w:lang w:val="en-US"/>
          </w:rPr>
          <w:t>despite</w:t>
        </w:r>
      </w:ins>
      <w:ins w:id="45" w:author="Gail Leckie" w:date="2025-02-27T13:52:00Z">
        <w:r w:rsidR="001E77F1">
          <w:rPr>
            <w:rFonts w:ascii="Times New Roman" w:hAnsi="Times New Roman" w:cs="Times New Roman"/>
            <w:lang w:val="en-US"/>
          </w:rPr>
          <w:t xml:space="preserve"> fitting your (1) above</w:t>
        </w:r>
      </w:ins>
      <w:ins w:id="46" w:author="Gail Leckie" w:date="2025-02-27T13:53:00Z">
        <w:r w:rsidR="001E77F1">
          <w:rPr>
            <w:rFonts w:ascii="Times New Roman" w:hAnsi="Times New Roman" w:cs="Times New Roman"/>
            <w:lang w:val="en-US"/>
          </w:rPr>
          <w:t xml:space="preserve">: it doesn’t satisfy </w:t>
        </w:r>
      </w:ins>
      <w:ins w:id="47" w:author="Gail Leckie" w:date="2025-02-27T13:52:00Z">
        <w:r w:rsidR="001E77F1">
          <w:rPr>
            <w:rFonts w:ascii="Times New Roman" w:hAnsi="Times New Roman" w:cs="Times New Roman"/>
            <w:lang w:val="en-US"/>
          </w:rPr>
          <w:t>(2).</w:t>
        </w:r>
      </w:ins>
    </w:p>
    <w:p w14:paraId="2AE64F47" w14:textId="77777777" w:rsidR="00616371" w:rsidRDefault="00616371" w:rsidP="00E4234D">
      <w:pPr>
        <w:spacing w:line="360" w:lineRule="auto"/>
        <w:jc w:val="both"/>
        <w:rPr>
          <w:rFonts w:ascii="Times New Roman" w:hAnsi="Times New Roman" w:cs="Times New Roman"/>
          <w:lang w:val="en-US"/>
        </w:rPr>
      </w:pPr>
    </w:p>
    <w:p w14:paraId="159C5CF6" w14:textId="22A0C285" w:rsidR="00616371" w:rsidRDefault="00616371" w:rsidP="00E4234D">
      <w:pPr>
        <w:spacing w:line="360" w:lineRule="auto"/>
        <w:jc w:val="both"/>
        <w:rPr>
          <w:rFonts w:ascii="Times New Roman" w:hAnsi="Times New Roman" w:cs="Times New Roman"/>
          <w:sz w:val="28"/>
          <w:szCs w:val="28"/>
          <w:lang w:val="en-US"/>
        </w:rPr>
      </w:pPr>
      <w:r w:rsidRPr="00616371">
        <w:rPr>
          <w:rFonts w:ascii="Times New Roman" w:hAnsi="Times New Roman" w:cs="Times New Roman"/>
          <w:b/>
          <w:bCs/>
          <w:sz w:val="28"/>
          <w:szCs w:val="28"/>
          <w:lang w:val="en-US"/>
        </w:rPr>
        <w:t>Culture as a Thick Conception of Race</w:t>
      </w:r>
    </w:p>
    <w:p w14:paraId="1C22029F" w14:textId="7989C869" w:rsidR="00616371" w:rsidRDefault="00EA61FE" w:rsidP="00E4234D">
      <w:pPr>
        <w:spacing w:line="360" w:lineRule="auto"/>
        <w:jc w:val="both"/>
        <w:rPr>
          <w:rFonts w:ascii="Times New Roman" w:hAnsi="Times New Roman" w:cs="Times New Roman"/>
          <w:lang w:val="en-US"/>
        </w:rPr>
      </w:pPr>
      <w:r>
        <w:rPr>
          <w:rFonts w:ascii="Times New Roman" w:hAnsi="Times New Roman" w:cs="Times New Roman"/>
          <w:lang w:val="en-US"/>
        </w:rPr>
        <w:tab/>
      </w:r>
      <w:commentRangeStart w:id="48"/>
      <w:r>
        <w:rPr>
          <w:rFonts w:ascii="Times New Roman" w:hAnsi="Times New Roman" w:cs="Times New Roman"/>
          <w:lang w:val="en-US"/>
        </w:rPr>
        <w:t xml:space="preserve">If ancestry only </w:t>
      </w:r>
      <w:r w:rsidR="009135AD">
        <w:rPr>
          <w:rFonts w:ascii="Times New Roman" w:hAnsi="Times New Roman" w:cs="Times New Roman"/>
          <w:lang w:val="en-US"/>
        </w:rPr>
        <w:t>comprises a minimal conception of race, we still need a thick conception of race.</w:t>
      </w:r>
      <w:commentRangeEnd w:id="48"/>
      <w:r w:rsidR="005E19E4">
        <w:rPr>
          <w:rStyle w:val="CommentReference"/>
        </w:rPr>
        <w:commentReference w:id="48"/>
      </w:r>
      <w:r w:rsidR="009135AD">
        <w:rPr>
          <w:rFonts w:ascii="Times New Roman" w:hAnsi="Times New Roman" w:cs="Times New Roman"/>
          <w:lang w:val="en-US"/>
        </w:rPr>
        <w:t xml:space="preserve"> Broadly, we can conceive of a thick conception of race in terms of when someone can be </w:t>
      </w:r>
      <w:r w:rsidR="009135AD">
        <w:rPr>
          <w:rFonts w:ascii="Times New Roman" w:hAnsi="Times New Roman" w:cs="Times New Roman"/>
          <w:i/>
          <w:iCs/>
          <w:lang w:val="en-US"/>
        </w:rPr>
        <w:t>really</w:t>
      </w:r>
      <w:r w:rsidR="009135AD">
        <w:rPr>
          <w:rFonts w:ascii="Times New Roman" w:hAnsi="Times New Roman" w:cs="Times New Roman"/>
          <w:lang w:val="en-US"/>
        </w:rPr>
        <w:t xml:space="preserve"> part of that race – as Mills puts it, membership of the set “…really X” consists of </w:t>
      </w:r>
      <w:r w:rsidR="005D25D4">
        <w:rPr>
          <w:rFonts w:ascii="Times New Roman" w:hAnsi="Times New Roman" w:cs="Times New Roman"/>
          <w:lang w:val="en-US"/>
        </w:rPr>
        <w:t>that membership “</w:t>
      </w:r>
      <w:proofErr w:type="spellStart"/>
      <w:r w:rsidR="005D25D4">
        <w:rPr>
          <w:rFonts w:ascii="Times New Roman" w:hAnsi="Times New Roman" w:cs="Times New Roman"/>
          <w:lang w:val="en-US"/>
        </w:rPr>
        <w:t>mak</w:t>
      </w:r>
      <w:proofErr w:type="spellEnd"/>
      <w:r w:rsidR="005D25D4">
        <w:rPr>
          <w:rFonts w:ascii="Times New Roman" w:hAnsi="Times New Roman" w:cs="Times New Roman"/>
          <w:lang w:val="en-US"/>
        </w:rPr>
        <w:t>[</w:t>
      </w:r>
      <w:proofErr w:type="spellStart"/>
      <w:r w:rsidR="005D25D4">
        <w:rPr>
          <w:rFonts w:ascii="Times New Roman" w:hAnsi="Times New Roman" w:cs="Times New Roman"/>
          <w:lang w:val="en-US"/>
        </w:rPr>
        <w:t>ing</w:t>
      </w:r>
      <w:proofErr w:type="spellEnd"/>
      <w:r w:rsidR="005D25D4">
        <w:rPr>
          <w:rFonts w:ascii="Times New Roman" w:hAnsi="Times New Roman" w:cs="Times New Roman"/>
          <w:lang w:val="en-US"/>
        </w:rPr>
        <w:t>]</w:t>
      </w:r>
      <w:r w:rsidR="009135AD">
        <w:rPr>
          <w:rFonts w:ascii="Times New Roman" w:hAnsi="Times New Roman" w:cs="Times New Roman"/>
          <w:lang w:val="en-US"/>
        </w:rPr>
        <w:t xml:space="preserve"> </w:t>
      </w:r>
      <w:r w:rsidR="005D25D4">
        <w:rPr>
          <w:rFonts w:ascii="Times New Roman" w:hAnsi="Times New Roman" w:cs="Times New Roman"/>
          <w:lang w:val="en-US"/>
        </w:rPr>
        <w:t>a difference in some fairly profound way</w:t>
      </w:r>
      <w:r w:rsidR="007E3C7D">
        <w:rPr>
          <w:rStyle w:val="FootnoteReference"/>
          <w:rFonts w:ascii="Times New Roman" w:hAnsi="Times New Roman" w:cs="Times New Roman"/>
          <w:lang w:val="en-US"/>
        </w:rPr>
        <w:footnoteReference w:id="6"/>
      </w:r>
      <w:r w:rsidR="005D25D4">
        <w:rPr>
          <w:rFonts w:ascii="Times New Roman" w:hAnsi="Times New Roman" w:cs="Times New Roman"/>
          <w:lang w:val="en-US"/>
        </w:rPr>
        <w:t>.”</w:t>
      </w:r>
    </w:p>
    <w:p w14:paraId="33C67001" w14:textId="573FD6EF" w:rsidR="001D5AF3" w:rsidRDefault="001D5AF3" w:rsidP="00E4234D">
      <w:pPr>
        <w:spacing w:line="360" w:lineRule="auto"/>
        <w:jc w:val="both"/>
        <w:rPr>
          <w:rFonts w:ascii="Times New Roman" w:hAnsi="Times New Roman" w:cs="Times New Roman"/>
          <w:lang w:val="en-US"/>
        </w:rPr>
      </w:pPr>
      <w:r>
        <w:rPr>
          <w:rFonts w:ascii="Times New Roman" w:hAnsi="Times New Roman" w:cs="Times New Roman"/>
          <w:lang w:val="en-US"/>
        </w:rPr>
        <w:tab/>
        <w:t>One’s immediate impulse might be to connect this life-affecting difference with oppression and discrimination that certain races face. Haslanger takes this route, incorporating one’s marginalisation and systematic subordination in the definition of “woman” as well as certain disadvantaged races. The reason for this emerges from Haslanger viewing race and gender as a social construction</w:t>
      </w:r>
      <w:r w:rsidR="007E3C7D">
        <w:rPr>
          <w:rStyle w:val="FootnoteReference"/>
          <w:rFonts w:ascii="Times New Roman" w:hAnsi="Times New Roman" w:cs="Times New Roman"/>
          <w:lang w:val="en-US"/>
        </w:rPr>
        <w:footnoteReference w:id="7"/>
      </w:r>
      <w:r>
        <w:rPr>
          <w:rFonts w:ascii="Times New Roman" w:hAnsi="Times New Roman" w:cs="Times New Roman"/>
          <w:lang w:val="en-US"/>
        </w:rPr>
        <w:t xml:space="preserve"> – one’s gender/racial identity is not contingent on just the race’s members</w:t>
      </w:r>
      <w:ins w:id="49" w:author="Gail Leckie" w:date="2025-02-27T13:53:00Z">
        <w:r w:rsidR="001E77F1">
          <w:rPr>
            <w:rFonts w:ascii="Times New Roman" w:hAnsi="Times New Roman" w:cs="Times New Roman"/>
            <w:lang w:val="en-US"/>
          </w:rPr>
          <w:t>’</w:t>
        </w:r>
      </w:ins>
      <w:r>
        <w:rPr>
          <w:rFonts w:ascii="Times New Roman" w:hAnsi="Times New Roman" w:cs="Times New Roman"/>
          <w:lang w:val="en-US"/>
        </w:rPr>
        <w:t xml:space="preserve"> views about the race, but also contingent on societal/the dominant group’s views about that group. </w:t>
      </w:r>
      <w:ins w:id="50" w:author="Gail Leckie" w:date="2025-02-27T13:53:00Z">
        <w:r w:rsidR="001E77F1">
          <w:rPr>
            <w:rFonts w:ascii="Times New Roman" w:hAnsi="Times New Roman" w:cs="Times New Roman"/>
            <w:lang w:val="en-US"/>
          </w:rPr>
          <w:t xml:space="preserve">Good </w:t>
        </w:r>
        <w:proofErr w:type="spellStart"/>
        <w:r w:rsidR="001E77F1">
          <w:rPr>
            <w:rFonts w:ascii="Times New Roman" w:hAnsi="Times New Roman" w:cs="Times New Roman"/>
            <w:lang w:val="en-US"/>
          </w:rPr>
          <w:t>analysis</w:t>
        </w:r>
      </w:ins>
      <w:r>
        <w:rPr>
          <w:rFonts w:ascii="Times New Roman" w:hAnsi="Times New Roman" w:cs="Times New Roman"/>
          <w:lang w:val="en-US"/>
        </w:rPr>
        <w:t>In</w:t>
      </w:r>
      <w:proofErr w:type="spellEnd"/>
      <w:r>
        <w:rPr>
          <w:rFonts w:ascii="Times New Roman" w:hAnsi="Times New Roman" w:cs="Times New Roman"/>
          <w:lang w:val="en-US"/>
        </w:rPr>
        <w:t xml:space="preserve"> essence, what a dominant race thinks about a minority race and the corresponding social roles that emerges from societal perception finds its way into the definition of that particular race. I think that this view is in error however, because it seems absurd to think that </w:t>
      </w:r>
      <w:commentRangeStart w:id="51"/>
      <w:r>
        <w:rPr>
          <w:rFonts w:ascii="Times New Roman" w:hAnsi="Times New Roman" w:cs="Times New Roman"/>
          <w:lang w:val="en-US"/>
        </w:rPr>
        <w:t>facing some sort of subordination is essential to some race</w:t>
      </w:r>
      <w:commentRangeEnd w:id="51"/>
      <w:r w:rsidR="001E77F1">
        <w:rPr>
          <w:rStyle w:val="CommentReference"/>
        </w:rPr>
        <w:commentReference w:id="51"/>
      </w:r>
      <w:r>
        <w:rPr>
          <w:rFonts w:ascii="Times New Roman" w:hAnsi="Times New Roman" w:cs="Times New Roman"/>
          <w:lang w:val="en-US"/>
        </w:rPr>
        <w:t xml:space="preserve">. Consider some possible world w, whereby black people are treated as complete equals as white people, with no prescription of what social roles they should hold, but they share the same cultures, beliefs, practices and even morphology as black people in the actual world. Because Haslanger is </w:t>
      </w:r>
      <w:r>
        <w:rPr>
          <w:rFonts w:ascii="Times New Roman" w:hAnsi="Times New Roman" w:cs="Times New Roman"/>
          <w:lang w:val="en-US"/>
        </w:rPr>
        <w:lastRenderedPageBreak/>
        <w:t>committed to defining a race in terms of a pre-existing hierarchy, once we come out of such a hierarchy, our conception of “black” fails to refer to those in the possible world w. Haslanger</w:t>
      </w:r>
      <w:r w:rsidR="00102B1C">
        <w:rPr>
          <w:rFonts w:ascii="Times New Roman" w:hAnsi="Times New Roman" w:cs="Times New Roman"/>
          <w:lang w:val="en-US"/>
        </w:rPr>
        <w:t xml:space="preserve"> thinks that new genders or new races emerge once we exit from hierarchical systems </w:t>
      </w:r>
      <w:ins w:id="52" w:author="Gail Leckie" w:date="2025-02-27T13:56:00Z">
        <w:r w:rsidR="00073EF0">
          <w:rPr>
            <w:rFonts w:ascii="Times New Roman" w:hAnsi="Times New Roman" w:cs="Times New Roman"/>
            <w:lang w:val="en-US"/>
          </w:rPr>
          <w:t>yes so the world you describe is one in which there are no longer races, just ethnicities/cultural groups</w:t>
        </w:r>
      </w:ins>
      <w:r w:rsidR="00102B1C">
        <w:rPr>
          <w:rFonts w:ascii="Times New Roman" w:hAnsi="Times New Roman" w:cs="Times New Roman"/>
          <w:lang w:val="en-US"/>
        </w:rPr>
        <w:t xml:space="preserve">– </w:t>
      </w:r>
      <w:commentRangeStart w:id="53"/>
      <w:r w:rsidR="00102B1C">
        <w:rPr>
          <w:rFonts w:ascii="Times New Roman" w:hAnsi="Times New Roman" w:cs="Times New Roman"/>
          <w:lang w:val="en-US"/>
        </w:rPr>
        <w:t>not only is this completely unintuitive,</w:t>
      </w:r>
      <w:commentRangeEnd w:id="53"/>
      <w:r w:rsidR="00073EF0">
        <w:rPr>
          <w:rStyle w:val="CommentReference"/>
        </w:rPr>
        <w:commentReference w:id="53"/>
      </w:r>
      <w:r w:rsidR="00102B1C">
        <w:rPr>
          <w:rFonts w:ascii="Times New Roman" w:hAnsi="Times New Roman" w:cs="Times New Roman"/>
          <w:lang w:val="en-US"/>
        </w:rPr>
        <w:t xml:space="preserve"> but it also poses metaphysical problems. Part of a race is its history of its people. </w:t>
      </w:r>
      <w:ins w:id="54" w:author="Gail Leckie" w:date="2025-02-27T13:57:00Z">
        <w:r w:rsidR="00073EF0" w:rsidRPr="00073EF0">
          <w:rPr>
            <w:rFonts w:ascii="Times New Roman" w:hAnsi="Times New Roman" w:cs="Times New Roman"/>
            <w:lang w:val="en-US"/>
          </w:rPr>
          <w:sym w:font="Wingdings" w:char="F0DF"/>
        </w:r>
        <w:proofErr w:type="gramStart"/>
        <w:r w:rsidR="00073EF0">
          <w:rPr>
            <w:rFonts w:ascii="Times New Roman" w:hAnsi="Times New Roman" w:cs="Times New Roman"/>
            <w:lang w:val="en-US"/>
          </w:rPr>
          <w:t>Yes</w:t>
        </w:r>
        <w:proofErr w:type="gramEnd"/>
        <w:r w:rsidR="00073EF0">
          <w:rPr>
            <w:rFonts w:ascii="Times New Roman" w:hAnsi="Times New Roman" w:cs="Times New Roman"/>
            <w:lang w:val="en-US"/>
          </w:rPr>
          <w:t xml:space="preserve"> she can accept </w:t>
        </w:r>
        <w:proofErr w:type="spellStart"/>
        <w:r w:rsidR="00073EF0">
          <w:rPr>
            <w:rFonts w:ascii="Times New Roman" w:hAnsi="Times New Roman" w:cs="Times New Roman"/>
            <w:lang w:val="en-US"/>
          </w:rPr>
          <w:t>that</w:t>
        </w:r>
      </w:ins>
      <w:r w:rsidR="00102B1C">
        <w:rPr>
          <w:rFonts w:ascii="Times New Roman" w:hAnsi="Times New Roman" w:cs="Times New Roman"/>
          <w:lang w:val="en-US"/>
        </w:rPr>
        <w:t>Suppose</w:t>
      </w:r>
      <w:proofErr w:type="spellEnd"/>
      <w:r w:rsidR="00102B1C">
        <w:rPr>
          <w:rFonts w:ascii="Times New Roman" w:hAnsi="Times New Roman" w:cs="Times New Roman"/>
          <w:lang w:val="en-US"/>
        </w:rPr>
        <w:t xml:space="preserve"> we exit from a hierarchical system to a non-hierarchical one like in world w: Haslanger is committed to saying that (</w:t>
      </w:r>
      <w:proofErr w:type="spellStart"/>
      <w:r w:rsidR="00102B1C">
        <w:rPr>
          <w:rFonts w:ascii="Times New Roman" w:hAnsi="Times New Roman" w:cs="Times New Roman"/>
          <w:lang w:val="en-US"/>
        </w:rPr>
        <w:t>i</w:t>
      </w:r>
      <w:proofErr w:type="spellEnd"/>
      <w:r w:rsidR="00102B1C">
        <w:rPr>
          <w:rFonts w:ascii="Times New Roman" w:hAnsi="Times New Roman" w:cs="Times New Roman"/>
          <w:lang w:val="en-US"/>
        </w:rPr>
        <w:t xml:space="preserve">) the new race of black people </w:t>
      </w:r>
      <w:commentRangeStart w:id="55"/>
      <w:r w:rsidR="00102B1C">
        <w:rPr>
          <w:rFonts w:ascii="Times New Roman" w:hAnsi="Times New Roman" w:cs="Times New Roman"/>
          <w:lang w:val="en-US"/>
        </w:rPr>
        <w:t xml:space="preserve">does not share the same history </w:t>
      </w:r>
      <w:commentRangeEnd w:id="55"/>
      <w:r w:rsidR="00073EF0">
        <w:rPr>
          <w:rStyle w:val="CommentReference"/>
        </w:rPr>
        <w:commentReference w:id="55"/>
      </w:r>
      <w:r w:rsidR="00102B1C">
        <w:rPr>
          <w:rFonts w:ascii="Times New Roman" w:hAnsi="Times New Roman" w:cs="Times New Roman"/>
          <w:lang w:val="en-US"/>
        </w:rPr>
        <w:t xml:space="preserve">as those who we, as of now, think of as black, or (ii) they do. If she commits </w:t>
      </w:r>
      <w:commentRangeStart w:id="56"/>
      <w:r w:rsidR="00102B1C">
        <w:rPr>
          <w:rFonts w:ascii="Times New Roman" w:hAnsi="Times New Roman" w:cs="Times New Roman"/>
          <w:lang w:val="en-US"/>
        </w:rPr>
        <w:t>to (</w:t>
      </w:r>
      <w:proofErr w:type="spellStart"/>
      <w:r w:rsidR="00102B1C">
        <w:rPr>
          <w:rFonts w:ascii="Times New Roman" w:hAnsi="Times New Roman" w:cs="Times New Roman"/>
          <w:lang w:val="en-US"/>
        </w:rPr>
        <w:t>i</w:t>
      </w:r>
      <w:proofErr w:type="spellEnd"/>
      <w:r w:rsidR="00102B1C">
        <w:rPr>
          <w:rFonts w:ascii="Times New Roman" w:hAnsi="Times New Roman" w:cs="Times New Roman"/>
          <w:lang w:val="en-US"/>
        </w:rPr>
        <w:t xml:space="preserve">), then she denies a meaningful aspect of race. </w:t>
      </w:r>
      <w:commentRangeEnd w:id="56"/>
      <w:r w:rsidR="00073EF0">
        <w:rPr>
          <w:rStyle w:val="CommentReference"/>
        </w:rPr>
        <w:commentReference w:id="56"/>
      </w:r>
      <w:r w:rsidR="00102B1C">
        <w:rPr>
          <w:rFonts w:ascii="Times New Roman" w:hAnsi="Times New Roman" w:cs="Times New Roman"/>
          <w:lang w:val="en-US"/>
        </w:rPr>
        <w:t xml:space="preserve">And if she commits to (ii), I see no reason why that “new” race cannot be identical to the old race – it has just “grown” in the same way a child grows into an </w:t>
      </w:r>
      <w:proofErr w:type="spellStart"/>
      <w:proofErr w:type="gramStart"/>
      <w:r w:rsidR="00102B1C">
        <w:rPr>
          <w:rFonts w:ascii="Times New Roman" w:hAnsi="Times New Roman" w:cs="Times New Roman"/>
          <w:lang w:val="en-US"/>
        </w:rPr>
        <w:t>adult.</w:t>
      </w:r>
      <w:ins w:id="57" w:author="Gail Leckie" w:date="2025-02-27T13:59:00Z">
        <w:r w:rsidR="00073EF0">
          <w:rPr>
            <w:rFonts w:ascii="Times New Roman" w:hAnsi="Times New Roman" w:cs="Times New Roman"/>
            <w:lang w:val="en-US"/>
          </w:rPr>
          <w:t>But</w:t>
        </w:r>
        <w:proofErr w:type="spellEnd"/>
        <w:proofErr w:type="gramEnd"/>
        <w:r w:rsidR="00073EF0">
          <w:rPr>
            <w:rFonts w:ascii="Times New Roman" w:hAnsi="Times New Roman" w:cs="Times New Roman"/>
            <w:lang w:val="en-US"/>
          </w:rPr>
          <w:t xml:space="preserve"> the adult is not a child </w:t>
        </w:r>
        <w:proofErr w:type="spellStart"/>
        <w:r w:rsidR="00073EF0">
          <w:rPr>
            <w:rFonts w:ascii="Times New Roman" w:hAnsi="Times New Roman" w:cs="Times New Roman"/>
            <w:lang w:val="en-US"/>
          </w:rPr>
          <w:t>any more</w:t>
        </w:r>
        <w:proofErr w:type="spellEnd"/>
        <w:r w:rsidR="00073EF0">
          <w:rPr>
            <w:rFonts w:ascii="Times New Roman" w:hAnsi="Times New Roman" w:cs="Times New Roman"/>
            <w:lang w:val="en-US"/>
          </w:rPr>
          <w:t>?</w:t>
        </w:r>
      </w:ins>
    </w:p>
    <w:p w14:paraId="70A39808" w14:textId="63745F02" w:rsidR="00102B1C" w:rsidRDefault="00102B1C" w:rsidP="00E4234D">
      <w:pPr>
        <w:spacing w:line="360" w:lineRule="auto"/>
        <w:jc w:val="both"/>
        <w:rPr>
          <w:rFonts w:ascii="Times New Roman" w:hAnsi="Times New Roman" w:cs="Times New Roman"/>
          <w:lang w:val="en-US"/>
        </w:rPr>
      </w:pPr>
      <w:r>
        <w:rPr>
          <w:rFonts w:ascii="Times New Roman" w:hAnsi="Times New Roman" w:cs="Times New Roman"/>
          <w:lang w:val="en-US"/>
        </w:rPr>
        <w:tab/>
        <w:t xml:space="preserve">I argue that a much </w:t>
      </w:r>
      <w:commentRangeStart w:id="58"/>
      <w:r>
        <w:rPr>
          <w:rFonts w:ascii="Times New Roman" w:hAnsi="Times New Roman" w:cs="Times New Roman"/>
          <w:lang w:val="en-US"/>
        </w:rPr>
        <w:t xml:space="preserve">more robust, thick conception of race is culture and beliefs that a group of people approximately share </w:t>
      </w:r>
      <w:commentRangeEnd w:id="58"/>
      <w:r w:rsidR="004F2243">
        <w:rPr>
          <w:rStyle w:val="CommentReference"/>
        </w:rPr>
        <w:commentReference w:id="58"/>
      </w:r>
      <w:r>
        <w:rPr>
          <w:rFonts w:ascii="Times New Roman" w:hAnsi="Times New Roman" w:cs="Times New Roman"/>
          <w:lang w:val="en-US"/>
        </w:rPr>
        <w:t xml:space="preserve">(I will specify what I mean by approximately in the next section). Let us, for the sake of argument, imagine that there is some culture, belief or experiences constitutive of a certain race. I think that this fulfils what Mills means by “are you really [enter race]?” Consider the case of White Hispanics, who consciously pass as Whites – it is often the case that members of their own race do not consider them </w:t>
      </w:r>
      <w:r w:rsidRPr="00102B1C">
        <w:rPr>
          <w:rFonts w:ascii="Times New Roman" w:hAnsi="Times New Roman" w:cs="Times New Roman"/>
          <w:i/>
          <w:iCs/>
          <w:lang w:val="en-US"/>
        </w:rPr>
        <w:t>really</w:t>
      </w:r>
      <w:r>
        <w:rPr>
          <w:rFonts w:ascii="Times New Roman" w:hAnsi="Times New Roman" w:cs="Times New Roman"/>
          <w:lang w:val="en-US"/>
        </w:rPr>
        <w:t xml:space="preserve"> Hispanic, even though they share the same ancestry, because they do not share the same experiences of discrimination as non-passing Hispanics. Similar to Mills, what does the work is the “subjective </w:t>
      </w:r>
      <w:proofErr w:type="spellStart"/>
      <w:r w:rsidR="00D4768F">
        <w:rPr>
          <w:rFonts w:ascii="Times New Roman" w:hAnsi="Times New Roman" w:cs="Times New Roman"/>
          <w:lang w:val="en-US"/>
        </w:rPr>
        <w:t>internalisation</w:t>
      </w:r>
      <w:proofErr w:type="spellEnd"/>
      <w:r>
        <w:rPr>
          <w:rFonts w:ascii="Times New Roman" w:hAnsi="Times New Roman" w:cs="Times New Roman"/>
          <w:lang w:val="en-US"/>
        </w:rPr>
        <w:t xml:space="preserve">” </w:t>
      </w:r>
      <w:r w:rsidR="00D4768F">
        <w:rPr>
          <w:rFonts w:ascii="Times New Roman" w:hAnsi="Times New Roman" w:cs="Times New Roman"/>
          <w:lang w:val="en-US"/>
        </w:rPr>
        <w:t xml:space="preserve">and “intersubjective recognition” by other members of the race group to qualify someone as truly being part of that race. </w:t>
      </w:r>
      <w:r w:rsidR="00C21370">
        <w:rPr>
          <w:rFonts w:ascii="Times New Roman" w:hAnsi="Times New Roman" w:cs="Times New Roman"/>
          <w:lang w:val="en-US"/>
        </w:rPr>
        <w:t xml:space="preserve">Despite the notion of “subjective internalization” and “intersubjective recognition”, one can still view this conception of race as culture as wholly objective. First, just because there is a voluntary element of exiting the thickly constituted race via “passing” and thus escaping one’s shared experiences, </w:t>
      </w:r>
      <w:commentRangeStart w:id="59"/>
      <w:r w:rsidR="00C21370">
        <w:rPr>
          <w:rFonts w:ascii="Times New Roman" w:hAnsi="Times New Roman" w:cs="Times New Roman"/>
          <w:lang w:val="en-US"/>
        </w:rPr>
        <w:t xml:space="preserve">does not mean that race is subjective in that </w:t>
      </w:r>
      <w:r w:rsidR="00C21370" w:rsidRPr="00C21370">
        <w:rPr>
          <w:rFonts w:ascii="Times New Roman" w:hAnsi="Times New Roman" w:cs="Times New Roman"/>
          <w:i/>
          <w:iCs/>
          <w:lang w:val="en-US"/>
        </w:rPr>
        <w:t>anyone</w:t>
      </w:r>
      <w:r w:rsidR="00C21370">
        <w:rPr>
          <w:rFonts w:ascii="Times New Roman" w:hAnsi="Times New Roman" w:cs="Times New Roman"/>
          <w:lang w:val="en-US"/>
        </w:rPr>
        <w:t xml:space="preserve"> can </w:t>
      </w:r>
      <w:r w:rsidR="00C21370" w:rsidRPr="00C21370">
        <w:rPr>
          <w:rFonts w:ascii="Times New Roman" w:hAnsi="Times New Roman" w:cs="Times New Roman"/>
          <w:lang w:val="en-US"/>
        </w:rPr>
        <w:t>identify</w:t>
      </w:r>
      <w:r w:rsidR="00C21370">
        <w:rPr>
          <w:rFonts w:ascii="Times New Roman" w:hAnsi="Times New Roman" w:cs="Times New Roman"/>
          <w:lang w:val="en-US"/>
        </w:rPr>
        <w:t xml:space="preserve"> as that race. </w:t>
      </w:r>
      <w:commentRangeEnd w:id="59"/>
      <w:r w:rsidR="00CA505D">
        <w:rPr>
          <w:rStyle w:val="CommentReference"/>
        </w:rPr>
        <w:commentReference w:id="59"/>
      </w:r>
      <w:r w:rsidR="00C21370" w:rsidRPr="00C21370">
        <w:rPr>
          <w:rFonts w:ascii="Times New Roman" w:hAnsi="Times New Roman" w:cs="Times New Roman"/>
          <w:i/>
          <w:iCs/>
          <w:lang w:val="en-US"/>
        </w:rPr>
        <w:t>Only</w:t>
      </w:r>
      <w:r w:rsidR="00C21370">
        <w:rPr>
          <w:rFonts w:ascii="Times New Roman" w:hAnsi="Times New Roman" w:cs="Times New Roman"/>
          <w:lang w:val="en-US"/>
        </w:rPr>
        <w:t xml:space="preserve"> those satisfying the minimal criterion can choose to leave or enter the thickly constituted race. Furthermore, </w:t>
      </w:r>
      <w:r w:rsidR="005C7717">
        <w:rPr>
          <w:rFonts w:ascii="Times New Roman" w:hAnsi="Times New Roman" w:cs="Times New Roman"/>
          <w:lang w:val="en-US"/>
        </w:rPr>
        <w:t>the exit and entry of the thickly constituted race is not up to you</w:t>
      </w:r>
      <w:commentRangeStart w:id="60"/>
      <w:r w:rsidR="005C7717">
        <w:rPr>
          <w:rFonts w:ascii="Times New Roman" w:hAnsi="Times New Roman" w:cs="Times New Roman"/>
          <w:lang w:val="en-US"/>
        </w:rPr>
        <w:t xml:space="preserve">; it also depends on whether the existing members choose to identify you as part of that race (hence intersubjective recognition). </w:t>
      </w:r>
      <w:commentRangeEnd w:id="60"/>
      <w:r w:rsidR="00CA505D">
        <w:rPr>
          <w:rStyle w:val="CommentReference"/>
        </w:rPr>
        <w:commentReference w:id="60"/>
      </w:r>
      <w:ins w:id="61" w:author="Gail Leckie" w:date="2025-02-28T16:16:00Z">
        <w:r w:rsidR="00CA505D">
          <w:rPr>
            <w:rFonts w:ascii="Times New Roman" w:hAnsi="Times New Roman" w:cs="Times New Roman"/>
            <w:lang w:val="en-US"/>
          </w:rPr>
          <w:t xml:space="preserve">Agreed.  </w:t>
        </w:r>
        <w:proofErr w:type="gramStart"/>
        <w:r w:rsidR="00CA505D">
          <w:rPr>
            <w:rFonts w:ascii="Times New Roman" w:hAnsi="Times New Roman" w:cs="Times New Roman"/>
            <w:lang w:val="en-US"/>
          </w:rPr>
          <w:t>So</w:t>
        </w:r>
        <w:proofErr w:type="gramEnd"/>
        <w:r w:rsidR="00CA505D">
          <w:rPr>
            <w:rFonts w:ascii="Times New Roman" w:hAnsi="Times New Roman" w:cs="Times New Roman"/>
            <w:lang w:val="en-US"/>
          </w:rPr>
          <w:t xml:space="preserve"> it isn’t just about experience and self-identity.  </w:t>
        </w:r>
      </w:ins>
    </w:p>
    <w:p w14:paraId="56D6B1B7" w14:textId="689ACA17" w:rsidR="001D5AF3" w:rsidRDefault="00D4768F" w:rsidP="00E4234D">
      <w:pPr>
        <w:spacing w:line="360" w:lineRule="auto"/>
        <w:jc w:val="both"/>
        <w:rPr>
          <w:rFonts w:ascii="Times New Roman" w:hAnsi="Times New Roman" w:cs="Times New Roman"/>
          <w:lang w:val="en-US"/>
        </w:rPr>
      </w:pPr>
      <w:r>
        <w:rPr>
          <w:rFonts w:ascii="Times New Roman" w:hAnsi="Times New Roman" w:cs="Times New Roman"/>
          <w:lang w:val="en-US"/>
        </w:rPr>
        <w:lastRenderedPageBreak/>
        <w:tab/>
        <w:t xml:space="preserve">In what sense is this a social kind? </w:t>
      </w:r>
      <w:commentRangeStart w:id="62"/>
      <w:r>
        <w:rPr>
          <w:rFonts w:ascii="Times New Roman" w:hAnsi="Times New Roman" w:cs="Times New Roman"/>
          <w:lang w:val="en-US"/>
        </w:rPr>
        <w:t xml:space="preserve">Hacking </w:t>
      </w:r>
      <w:commentRangeEnd w:id="62"/>
      <w:r w:rsidR="00603160">
        <w:rPr>
          <w:rStyle w:val="CommentReference"/>
        </w:rPr>
        <w:commentReference w:id="62"/>
      </w:r>
      <w:r>
        <w:rPr>
          <w:rFonts w:ascii="Times New Roman" w:hAnsi="Times New Roman" w:cs="Times New Roman"/>
          <w:lang w:val="en-US"/>
        </w:rPr>
        <w:t xml:space="preserve">distinguishes a social/human kind from natural kinds in that social kinds </w:t>
      </w:r>
      <w:r w:rsidR="00C21370">
        <w:rPr>
          <w:rFonts w:ascii="Times New Roman" w:hAnsi="Times New Roman" w:cs="Times New Roman"/>
          <w:lang w:val="en-US"/>
        </w:rPr>
        <w:t>face a looping effect of creation and being created</w:t>
      </w:r>
      <w:r w:rsidR="007E3C7D">
        <w:rPr>
          <w:rStyle w:val="FootnoteReference"/>
          <w:rFonts w:ascii="Times New Roman" w:hAnsi="Times New Roman" w:cs="Times New Roman"/>
          <w:lang w:val="en-US"/>
        </w:rPr>
        <w:footnoteReference w:id="8"/>
      </w:r>
      <w:r>
        <w:rPr>
          <w:rFonts w:ascii="Times New Roman" w:hAnsi="Times New Roman" w:cs="Times New Roman"/>
          <w:lang w:val="en-US"/>
        </w:rPr>
        <w:t>.</w:t>
      </w:r>
      <w:r w:rsidR="00C21370">
        <w:rPr>
          <w:rFonts w:ascii="Times New Roman" w:hAnsi="Times New Roman" w:cs="Times New Roman"/>
          <w:lang w:val="en-US"/>
        </w:rPr>
        <w:t xml:space="preserve"> Hacking imports Anscombe’s definition of an intentional action as doing something “under a description”. So, for Hacking, a human kind is one that is creates new forms of intentional action by providing new descriptors while also one that continues to be expanded and created by new forms of intentional actions. For instance, a chef is a human kind because it provides a descriptor of “cooking” than just “making food capable of being eaten”, while also being further expanded into different kinds of “chef” such as a pastry chef etc. Relating this to race, we can see culture as race is congenial to viewing race as a social kind – race provides new descriptors for cultural practices such as “lion dance” for the Chinese, while also being further expanded by the new intentional actions that are created by members of that race. </w:t>
      </w:r>
      <w:r w:rsidR="005C7717">
        <w:rPr>
          <w:rFonts w:ascii="Times New Roman" w:hAnsi="Times New Roman" w:cs="Times New Roman"/>
          <w:lang w:val="en-US"/>
        </w:rPr>
        <w:t>Therefore, the thick conception of race remains objective while being a social kind.</w:t>
      </w:r>
    </w:p>
    <w:p w14:paraId="2C2BF2D7" w14:textId="77777777" w:rsidR="00616371" w:rsidRDefault="00616371" w:rsidP="00E4234D">
      <w:pPr>
        <w:spacing w:line="360" w:lineRule="auto"/>
        <w:jc w:val="both"/>
        <w:rPr>
          <w:rFonts w:ascii="Times New Roman" w:hAnsi="Times New Roman" w:cs="Times New Roman"/>
          <w:lang w:val="en-US"/>
        </w:rPr>
      </w:pPr>
    </w:p>
    <w:p w14:paraId="1D05169C" w14:textId="7983B7FA" w:rsidR="00616371" w:rsidRPr="00616371" w:rsidRDefault="00616371" w:rsidP="00E4234D">
      <w:pPr>
        <w:spacing w:line="360" w:lineRule="auto"/>
        <w:jc w:val="both"/>
        <w:rPr>
          <w:rFonts w:ascii="Times New Roman" w:hAnsi="Times New Roman" w:cs="Times New Roman"/>
          <w:lang w:val="en-US"/>
        </w:rPr>
      </w:pPr>
      <w:r>
        <w:rPr>
          <w:rFonts w:ascii="Times New Roman" w:hAnsi="Times New Roman" w:cs="Times New Roman"/>
          <w:b/>
          <w:bCs/>
          <w:sz w:val="28"/>
          <w:szCs w:val="28"/>
          <w:lang w:val="en-US"/>
        </w:rPr>
        <w:t>Handling Eliminativist Objections</w:t>
      </w:r>
    </w:p>
    <w:p w14:paraId="470EED65" w14:textId="6912501A" w:rsidR="00616371" w:rsidRDefault="005C7717" w:rsidP="00E4234D">
      <w:pPr>
        <w:spacing w:line="360" w:lineRule="auto"/>
        <w:jc w:val="both"/>
        <w:rPr>
          <w:rFonts w:ascii="Times New Roman" w:hAnsi="Times New Roman" w:cs="Times New Roman"/>
          <w:lang w:val="en-US"/>
        </w:rPr>
      </w:pPr>
      <w:r>
        <w:rPr>
          <w:rFonts w:ascii="Times New Roman" w:hAnsi="Times New Roman" w:cs="Times New Roman"/>
          <w:lang w:val="en-US"/>
        </w:rPr>
        <w:tab/>
        <w:t>Thus far, I have relied on the assumption that race exists. But the eliminativist might pose two objections to this assumption</w:t>
      </w:r>
      <w:r w:rsidR="00462A40">
        <w:rPr>
          <w:rFonts w:ascii="Times New Roman" w:hAnsi="Times New Roman" w:cs="Times New Roman"/>
          <w:lang w:val="en-US"/>
        </w:rPr>
        <w:t xml:space="preserve"> – in short, they want to establish that when we say someone is “white”, it fails to refer because “whiteness” does not exist. To do so, the </w:t>
      </w:r>
      <w:proofErr w:type="spellStart"/>
      <w:r w:rsidR="00462A40">
        <w:rPr>
          <w:rFonts w:ascii="Times New Roman" w:hAnsi="Times New Roman" w:cs="Times New Roman"/>
          <w:lang w:val="en-US"/>
        </w:rPr>
        <w:t>eliminativist</w:t>
      </w:r>
      <w:proofErr w:type="spellEnd"/>
      <w:r w:rsidR="00462A40">
        <w:rPr>
          <w:rFonts w:ascii="Times New Roman" w:hAnsi="Times New Roman" w:cs="Times New Roman"/>
          <w:lang w:val="en-US"/>
        </w:rPr>
        <w:t xml:space="preserve"> must (</w:t>
      </w:r>
      <w:proofErr w:type="spellStart"/>
      <w:r w:rsidR="00462A40">
        <w:rPr>
          <w:rFonts w:ascii="Times New Roman" w:hAnsi="Times New Roman" w:cs="Times New Roman"/>
          <w:lang w:val="en-US"/>
        </w:rPr>
        <w:t>i</w:t>
      </w:r>
      <w:proofErr w:type="spellEnd"/>
      <w:r w:rsidR="00462A40">
        <w:rPr>
          <w:rFonts w:ascii="Times New Roman" w:hAnsi="Times New Roman" w:cs="Times New Roman"/>
          <w:lang w:val="en-US"/>
        </w:rPr>
        <w:t>) provide a negative argument against the existence of races, while (ii) making sense of phenomena that seem to be shared by people of a certain group without relying on the concept of race.</w:t>
      </w:r>
    </w:p>
    <w:p w14:paraId="693119AA" w14:textId="6C2DE500" w:rsidR="00462A40" w:rsidRDefault="00462A40" w:rsidP="00E4234D">
      <w:pPr>
        <w:spacing w:line="360" w:lineRule="auto"/>
        <w:jc w:val="both"/>
        <w:rPr>
          <w:rFonts w:ascii="Times New Roman" w:hAnsi="Times New Roman" w:cs="Times New Roman"/>
          <w:lang w:val="en-US"/>
        </w:rPr>
      </w:pPr>
      <w:r>
        <w:rPr>
          <w:rFonts w:ascii="Times New Roman" w:hAnsi="Times New Roman" w:cs="Times New Roman"/>
          <w:lang w:val="en-US"/>
        </w:rPr>
        <w:tab/>
        <w:t>Shelby suggests that (ii) is possible</w:t>
      </w:r>
      <w:r w:rsidR="007E3C7D">
        <w:rPr>
          <w:rStyle w:val="FootnoteReference"/>
          <w:rFonts w:ascii="Times New Roman" w:hAnsi="Times New Roman" w:cs="Times New Roman"/>
          <w:lang w:val="en-US"/>
        </w:rPr>
        <w:footnoteReference w:id="9"/>
      </w:r>
      <w:r>
        <w:rPr>
          <w:rFonts w:ascii="Times New Roman" w:hAnsi="Times New Roman" w:cs="Times New Roman"/>
          <w:lang w:val="en-US"/>
        </w:rPr>
        <w:t>: in short, he contends that we can make sense of common oppression without a common identity. Notice that Shelby does not need to say that “black solidarity” plays no part in making sense of oppression as we see it now, but that “black oppression” is a coherent concept even without establishing a common core identity.</w:t>
      </w:r>
      <w:r w:rsidR="00BE06FA">
        <w:rPr>
          <w:rFonts w:ascii="Times New Roman" w:hAnsi="Times New Roman" w:cs="Times New Roman"/>
          <w:lang w:val="en-US"/>
        </w:rPr>
        <w:t xml:space="preserve"> Here, the eliminativist can exploit Shelby’s argument by saying that we can explain how “races” causally interact with the world (giving rise to oppression), without making any commitment to the existence of some racial identity.</w:t>
      </w:r>
      <w:r>
        <w:rPr>
          <w:rFonts w:ascii="Times New Roman" w:hAnsi="Times New Roman" w:cs="Times New Roman"/>
          <w:lang w:val="en-US"/>
        </w:rPr>
        <w:t xml:space="preserve"> Shelby argues that black</w:t>
      </w:r>
      <w:ins w:id="63" w:author="Gail Leckie" w:date="2025-02-28T16:19:00Z">
        <w:r w:rsidR="00603160">
          <w:rPr>
            <w:rFonts w:ascii="Times New Roman" w:hAnsi="Times New Roman" w:cs="Times New Roman"/>
            <w:lang w:val="en-US"/>
          </w:rPr>
          <w:t xml:space="preserve"> people</w:t>
        </w:r>
      </w:ins>
      <w:del w:id="64" w:author="Gail Leckie" w:date="2025-02-28T16:19:00Z">
        <w:r w:rsidDel="00603160">
          <w:rPr>
            <w:rFonts w:ascii="Times New Roman" w:hAnsi="Times New Roman" w:cs="Times New Roman"/>
            <w:lang w:val="en-US"/>
          </w:rPr>
          <w:delText>s</w:delText>
        </w:r>
      </w:del>
      <w:r>
        <w:rPr>
          <w:rFonts w:ascii="Times New Roman" w:hAnsi="Times New Roman" w:cs="Times New Roman"/>
          <w:lang w:val="en-US"/>
        </w:rPr>
        <w:t xml:space="preserve"> can identify with one another via common oppression and a shared commitment to resisting it without being committed to saying that each black person shares the same set of values or cultural interpretations as each other. </w:t>
      </w:r>
      <w:r w:rsidR="00EF463F">
        <w:rPr>
          <w:rFonts w:ascii="Times New Roman" w:hAnsi="Times New Roman" w:cs="Times New Roman"/>
          <w:lang w:val="en-US"/>
        </w:rPr>
        <w:t xml:space="preserve">It might be surprising to interpret Shelby as an eliminativist about </w:t>
      </w:r>
      <w:r w:rsidR="00EF463F">
        <w:rPr>
          <w:rFonts w:ascii="Times New Roman" w:hAnsi="Times New Roman" w:cs="Times New Roman"/>
          <w:lang w:val="en-US"/>
        </w:rPr>
        <w:lastRenderedPageBreak/>
        <w:t>race, but Shelby is at least consistent with the eliminativist tendency by saying that those who are oppressed should seek solidarity, not necessarily with those who exhibit a “thick black identity”, but with those who stand against antiracist politics. But notice that Shelby never denies that there is a distinctively black experience of discrimination. If he chooses to deny it, then he provides an extremely impoverished account of oppression, for oppression manifests in various ways for various groups. If he does not, then he needs to provide a way to distinguish anti-black discrimination from anti-</w:t>
      </w:r>
      <w:r w:rsidR="006342C3">
        <w:rPr>
          <w:rFonts w:ascii="Times New Roman" w:hAnsi="Times New Roman" w:cs="Times New Roman"/>
          <w:lang w:val="en-US"/>
        </w:rPr>
        <w:t>Latino</w:t>
      </w:r>
      <w:r w:rsidR="00EF463F">
        <w:rPr>
          <w:rFonts w:ascii="Times New Roman" w:hAnsi="Times New Roman" w:cs="Times New Roman"/>
          <w:lang w:val="en-US"/>
        </w:rPr>
        <w:t xml:space="preserve"> discrimination and the like. I do not think such a way is possible without making reference to some sort of shared heritage, cultural beliefs or practices that some oppressed group faces that correlates with the way they are oppressed. In fact, we cannot even hope to identify similarities across oppressions unless we interpret the act of oppression in the context of the victims’ shared histories and cultures – for example, the use of specific slurs and stereotypes that emerged from the history of slavery. </w:t>
      </w:r>
    </w:p>
    <w:p w14:paraId="7F251BED" w14:textId="7DDDD74B" w:rsidR="006342C3" w:rsidRDefault="006342C3" w:rsidP="00E4234D">
      <w:pPr>
        <w:spacing w:line="360" w:lineRule="auto"/>
        <w:jc w:val="both"/>
        <w:rPr>
          <w:rFonts w:ascii="Times New Roman" w:hAnsi="Times New Roman" w:cs="Times New Roman"/>
          <w:lang w:val="en-US"/>
        </w:rPr>
      </w:pPr>
      <w:r>
        <w:rPr>
          <w:rFonts w:ascii="Times New Roman" w:hAnsi="Times New Roman" w:cs="Times New Roman"/>
          <w:lang w:val="en-US"/>
        </w:rPr>
        <w:tab/>
      </w:r>
      <w:commentRangeStart w:id="65"/>
      <w:r>
        <w:rPr>
          <w:rFonts w:ascii="Times New Roman" w:hAnsi="Times New Roman" w:cs="Times New Roman"/>
          <w:lang w:val="en-US"/>
        </w:rPr>
        <w:t xml:space="preserve">Perhaps I am wrong to interpret Shelby as an </w:t>
      </w:r>
      <w:proofErr w:type="spellStart"/>
      <w:r>
        <w:rPr>
          <w:rFonts w:ascii="Times New Roman" w:hAnsi="Times New Roman" w:cs="Times New Roman"/>
          <w:lang w:val="en-US"/>
        </w:rPr>
        <w:t>eliminativist</w:t>
      </w:r>
      <w:commentRangeEnd w:id="65"/>
      <w:proofErr w:type="spellEnd"/>
      <w:r w:rsidR="00AE4F24">
        <w:rPr>
          <w:rStyle w:val="CommentReference"/>
        </w:rPr>
        <w:commentReference w:id="65"/>
      </w:r>
      <w:r>
        <w:rPr>
          <w:rFonts w:ascii="Times New Roman" w:hAnsi="Times New Roman" w:cs="Times New Roman"/>
          <w:lang w:val="en-US"/>
        </w:rPr>
        <w:t xml:space="preserve">. But there is still a powerful eliminativist argument, specifically potent against my supposition that race can be defined by a shared set of culture and beliefs. </w:t>
      </w:r>
      <w:r w:rsidR="00440E6D">
        <w:rPr>
          <w:rFonts w:ascii="Times New Roman" w:hAnsi="Times New Roman" w:cs="Times New Roman"/>
          <w:lang w:val="en-US"/>
        </w:rPr>
        <w:t>If there is no such thing as race according to t</w:t>
      </w:r>
      <w:r w:rsidR="00BE06FA">
        <w:rPr>
          <w:rFonts w:ascii="Times New Roman" w:hAnsi="Times New Roman" w:cs="Times New Roman"/>
          <w:lang w:val="en-US"/>
        </w:rPr>
        <w:t>he eliminativist</w:t>
      </w:r>
      <w:r w:rsidR="00440E6D">
        <w:rPr>
          <w:rFonts w:ascii="Times New Roman" w:hAnsi="Times New Roman" w:cs="Times New Roman"/>
          <w:lang w:val="en-US"/>
        </w:rPr>
        <w:t>, the corollary is that</w:t>
      </w:r>
      <w:r w:rsidR="00BE06FA">
        <w:rPr>
          <w:rFonts w:ascii="Times New Roman" w:hAnsi="Times New Roman" w:cs="Times New Roman"/>
          <w:lang w:val="en-US"/>
        </w:rPr>
        <w:t xml:space="preserve"> there is </w:t>
      </w:r>
      <w:commentRangeStart w:id="66"/>
      <w:r w:rsidR="00BE06FA">
        <w:rPr>
          <w:rFonts w:ascii="Times New Roman" w:hAnsi="Times New Roman" w:cs="Times New Roman"/>
          <w:lang w:val="en-US"/>
        </w:rPr>
        <w:t>no essential, defining property shared by all members of race</w:t>
      </w:r>
      <w:commentRangeEnd w:id="66"/>
      <w:r w:rsidR="009D091D">
        <w:rPr>
          <w:rStyle w:val="CommentReference"/>
        </w:rPr>
        <w:commentReference w:id="66"/>
      </w:r>
      <w:r w:rsidR="00BE06FA">
        <w:rPr>
          <w:rFonts w:ascii="Times New Roman" w:hAnsi="Times New Roman" w:cs="Times New Roman"/>
          <w:lang w:val="en-US"/>
        </w:rPr>
        <w:t>. Applied to my proposal</w:t>
      </w:r>
      <w:r>
        <w:rPr>
          <w:rFonts w:ascii="Times New Roman" w:hAnsi="Times New Roman" w:cs="Times New Roman"/>
          <w:lang w:val="en-US"/>
        </w:rPr>
        <w:t>, that there is no such set of practices or beliefs</w:t>
      </w:r>
      <w:r w:rsidR="007E3C7D">
        <w:rPr>
          <w:rStyle w:val="FootnoteReference"/>
          <w:rFonts w:ascii="Times New Roman" w:hAnsi="Times New Roman" w:cs="Times New Roman"/>
          <w:lang w:val="en-US"/>
        </w:rPr>
        <w:footnoteReference w:id="10"/>
      </w:r>
      <w:r>
        <w:rPr>
          <w:rFonts w:ascii="Times New Roman" w:hAnsi="Times New Roman" w:cs="Times New Roman"/>
          <w:lang w:val="en-US"/>
        </w:rPr>
        <w:t xml:space="preserve">. After all, different people can interpret their “identity” quite differently. I do not deny that there is no such set of practices or beliefs that is shared across every member. I instead argue that a thick conception of race can be defined by a family resemblance of practices. Even if people interpret their “identities” quite differently, this amounts to the creation of what we might call “race variant X”, that overlaps with other race variants in some respects but lacks an essential aspect that binds all variants together. Just like the notion of games, which has no essential property, it is coherent to hold that there is no single, essential black or white or Chinese belief or cultural practice that defines that race, while allowing that it is such practices and beliefs that defines that race. Obviously, this gives rise to substantial vagueness regarding who is to be considered “really” black or “really” Chinese – but I think this corresponds and explains the vagueness in our practice of racial classification, specifically when we ask “are you really </w:t>
      </w:r>
      <w:proofErr w:type="spellStart"/>
      <w:r>
        <w:rPr>
          <w:rFonts w:ascii="Times New Roman" w:hAnsi="Times New Roman" w:cs="Times New Roman"/>
          <w:lang w:val="en-US"/>
        </w:rPr>
        <w:t>X</w:t>
      </w:r>
      <w:proofErr w:type="gramStart"/>
      <w:r>
        <w:rPr>
          <w:rFonts w:ascii="Times New Roman" w:hAnsi="Times New Roman" w:cs="Times New Roman"/>
          <w:lang w:val="en-US"/>
        </w:rPr>
        <w:t>?”</w:t>
      </w:r>
      <w:ins w:id="67" w:author="Gail Leckie" w:date="2025-02-28T16:23:00Z">
        <w:r w:rsidR="009D091D">
          <w:rPr>
            <w:rFonts w:ascii="Times New Roman" w:hAnsi="Times New Roman" w:cs="Times New Roman"/>
            <w:lang w:val="en-US"/>
          </w:rPr>
          <w:t>Nice</w:t>
        </w:r>
      </w:ins>
      <w:proofErr w:type="spellEnd"/>
      <w:proofErr w:type="gramEnd"/>
    </w:p>
    <w:p w14:paraId="7FB66A3A" w14:textId="77777777" w:rsidR="005C7717" w:rsidRDefault="005C7717" w:rsidP="00E4234D">
      <w:pPr>
        <w:spacing w:line="360" w:lineRule="auto"/>
        <w:jc w:val="both"/>
        <w:rPr>
          <w:rFonts w:ascii="Times New Roman" w:hAnsi="Times New Roman" w:cs="Times New Roman"/>
          <w:lang w:val="en-US"/>
        </w:rPr>
      </w:pPr>
    </w:p>
    <w:p w14:paraId="3D0343FC" w14:textId="788E2C63" w:rsidR="00616371" w:rsidRDefault="00616371" w:rsidP="00E4234D">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Conclusion</w:t>
      </w:r>
    </w:p>
    <w:p w14:paraId="4160340A" w14:textId="42994977" w:rsidR="006342C3" w:rsidRDefault="006342C3" w:rsidP="00E4234D">
      <w:pPr>
        <w:spacing w:line="360" w:lineRule="auto"/>
        <w:jc w:val="both"/>
        <w:rPr>
          <w:ins w:id="68" w:author="Gail Leckie" w:date="2025-02-28T16:23:00Z"/>
          <w:rFonts w:ascii="Times New Roman" w:hAnsi="Times New Roman" w:cs="Times New Roman"/>
          <w:lang w:val="en-US"/>
        </w:rPr>
      </w:pPr>
      <w:r>
        <w:rPr>
          <w:rFonts w:ascii="Times New Roman" w:hAnsi="Times New Roman" w:cs="Times New Roman"/>
          <w:lang w:val="en-US"/>
        </w:rPr>
        <w:lastRenderedPageBreak/>
        <w:tab/>
        <w:t xml:space="preserve">I have argued that race does exist, both as a natural kind in its minimal form of ancestral relations and as a social kind in its thick form of cultural beliefs and practices. More, I think, could be said about how these two aspects interact and constrain one another, but I suggest that I have nonetheless warded off most objections against such a </w:t>
      </w:r>
      <w:r w:rsidR="009F5842">
        <w:rPr>
          <w:rFonts w:ascii="Times New Roman" w:hAnsi="Times New Roman" w:cs="Times New Roman"/>
          <w:lang w:val="en-US"/>
        </w:rPr>
        <w:t>dual conception</w:t>
      </w:r>
      <w:r>
        <w:rPr>
          <w:rFonts w:ascii="Times New Roman" w:hAnsi="Times New Roman" w:cs="Times New Roman"/>
          <w:lang w:val="en-US"/>
        </w:rPr>
        <w:t xml:space="preserve"> of race. </w:t>
      </w:r>
    </w:p>
    <w:p w14:paraId="0DA41F65" w14:textId="6C550BE7" w:rsidR="009D091D" w:rsidRDefault="009D091D" w:rsidP="00E4234D">
      <w:pPr>
        <w:spacing w:line="360" w:lineRule="auto"/>
        <w:jc w:val="both"/>
        <w:rPr>
          <w:ins w:id="69" w:author="Gail Leckie" w:date="2025-02-28T16:23:00Z"/>
          <w:rFonts w:ascii="Times New Roman" w:hAnsi="Times New Roman" w:cs="Times New Roman"/>
          <w:lang w:val="en-US"/>
        </w:rPr>
      </w:pPr>
    </w:p>
    <w:p w14:paraId="15B68F30" w14:textId="44990941" w:rsidR="009D091D" w:rsidRDefault="009D091D" w:rsidP="00E4234D">
      <w:pPr>
        <w:spacing w:line="360" w:lineRule="auto"/>
        <w:jc w:val="both"/>
        <w:rPr>
          <w:rFonts w:ascii="Times New Roman" w:hAnsi="Times New Roman" w:cs="Times New Roman"/>
          <w:lang w:val="en-US"/>
        </w:rPr>
      </w:pPr>
      <w:ins w:id="70" w:author="Gail Leckie" w:date="2025-02-28T16:23:00Z">
        <w:r>
          <w:rPr>
            <w:rFonts w:ascii="Times New Roman" w:hAnsi="Times New Roman" w:cs="Times New Roman"/>
            <w:lang w:val="en-US"/>
          </w:rPr>
          <w:t xml:space="preserve">I think this was your best essay yet.  I’m sorry you didn’t like the topic.  Even </w:t>
        </w:r>
      </w:ins>
      <w:ins w:id="71" w:author="Gail Leckie" w:date="2025-02-28T16:24:00Z">
        <w:r>
          <w:rPr>
            <w:rFonts w:ascii="Times New Roman" w:hAnsi="Times New Roman" w:cs="Times New Roman"/>
            <w:lang w:val="en-US"/>
          </w:rPr>
          <w:t xml:space="preserve">if you aren’t interested in race, I do think social kinds is an important question for you given that you are primarily a social scientist.  I hope that if you do the </w:t>
        </w:r>
        <w:proofErr w:type="spellStart"/>
        <w:r>
          <w:rPr>
            <w:rFonts w:ascii="Times New Roman" w:hAnsi="Times New Roman" w:cs="Times New Roman"/>
            <w:lang w:val="en-US"/>
          </w:rPr>
          <w:t>phil</w:t>
        </w:r>
        <w:proofErr w:type="spellEnd"/>
        <w:r>
          <w:rPr>
            <w:rFonts w:ascii="Times New Roman" w:hAnsi="Times New Roman" w:cs="Times New Roman"/>
            <w:lang w:val="en-US"/>
          </w:rPr>
          <w:t xml:space="preserve"> of economics or </w:t>
        </w:r>
        <w:proofErr w:type="spellStart"/>
        <w:r>
          <w:rPr>
            <w:rFonts w:ascii="Times New Roman" w:hAnsi="Times New Roman" w:cs="Times New Roman"/>
            <w:lang w:val="en-US"/>
          </w:rPr>
          <w:t>phil</w:t>
        </w:r>
        <w:proofErr w:type="spellEnd"/>
        <w:r>
          <w:rPr>
            <w:rFonts w:ascii="Times New Roman" w:hAnsi="Times New Roman" w:cs="Times New Roman"/>
            <w:lang w:val="en-US"/>
          </w:rPr>
          <w:t xml:space="preserve"> of social science paper you may find a way of approaching the topic that chimes more with your interests.  </w:t>
        </w:r>
      </w:ins>
      <w:bookmarkStart w:id="72" w:name="_GoBack"/>
      <w:bookmarkEnd w:id="72"/>
    </w:p>
    <w:p w14:paraId="045EAAA0" w14:textId="77777777" w:rsidR="00977112" w:rsidRPr="006342C3" w:rsidRDefault="00977112" w:rsidP="00E4234D">
      <w:pPr>
        <w:spacing w:line="360" w:lineRule="auto"/>
        <w:jc w:val="both"/>
        <w:rPr>
          <w:rFonts w:ascii="Times New Roman" w:hAnsi="Times New Roman" w:cs="Times New Roman"/>
          <w:lang w:val="en-US"/>
        </w:rPr>
      </w:pPr>
    </w:p>
    <w:p w14:paraId="5B55DACB" w14:textId="70A1C3B4" w:rsidR="00616371" w:rsidRPr="00B346D9" w:rsidRDefault="00B346D9" w:rsidP="00E4234D">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Bibliography</w:t>
      </w:r>
    </w:p>
    <w:p w14:paraId="2872D920" w14:textId="11980891" w:rsidR="00616371" w:rsidRPr="00977112" w:rsidRDefault="00977112" w:rsidP="00977112">
      <w:pPr>
        <w:pStyle w:val="FootnoteText"/>
        <w:spacing w:after="240" w:line="360" w:lineRule="auto"/>
        <w:ind w:left="567" w:hanging="567"/>
        <w:jc w:val="both"/>
        <w:rPr>
          <w:rFonts w:ascii="Times New Roman" w:hAnsi="Times New Roman" w:cs="Times New Roman"/>
          <w:sz w:val="24"/>
          <w:szCs w:val="24"/>
          <w:lang w:val="en-US"/>
        </w:rPr>
      </w:pPr>
      <w:r w:rsidRPr="00977112">
        <w:rPr>
          <w:rFonts w:ascii="Times New Roman" w:hAnsi="Times New Roman" w:cs="Times New Roman"/>
          <w:sz w:val="24"/>
          <w:szCs w:val="24"/>
        </w:rPr>
        <w:t xml:space="preserve">Hacking, I. (1995) ‘The Looping Effects of Human Kinds’, in Sperber, D., Premack, D. &amp; Premack, A.J. (eds.) </w:t>
      </w:r>
      <w:r w:rsidRPr="00977112">
        <w:rPr>
          <w:rFonts w:ascii="Times New Roman" w:hAnsi="Times New Roman" w:cs="Times New Roman"/>
          <w:i/>
          <w:iCs/>
          <w:sz w:val="24"/>
          <w:szCs w:val="24"/>
        </w:rPr>
        <w:t>Causal Cognition: A Multidisciplinary Debate</w:t>
      </w:r>
      <w:r w:rsidRPr="00977112">
        <w:rPr>
          <w:rFonts w:ascii="Times New Roman" w:hAnsi="Times New Roman" w:cs="Times New Roman"/>
          <w:sz w:val="24"/>
          <w:szCs w:val="24"/>
        </w:rPr>
        <w:t>. Oxford: Oxford University Press, pp. 351–383.</w:t>
      </w:r>
    </w:p>
    <w:p w14:paraId="44FCF3B9" w14:textId="08932FA9" w:rsidR="00977112" w:rsidRPr="00977112" w:rsidRDefault="00977112" w:rsidP="00977112">
      <w:pPr>
        <w:pStyle w:val="FootnoteText"/>
        <w:spacing w:after="240" w:line="360" w:lineRule="auto"/>
        <w:ind w:left="567" w:hanging="567"/>
        <w:jc w:val="both"/>
        <w:rPr>
          <w:rFonts w:ascii="Times New Roman" w:hAnsi="Times New Roman" w:cs="Times New Roman"/>
          <w:sz w:val="24"/>
          <w:szCs w:val="24"/>
        </w:rPr>
      </w:pPr>
      <w:proofErr w:type="spellStart"/>
      <w:r w:rsidRPr="00977112">
        <w:rPr>
          <w:rFonts w:ascii="Times New Roman" w:hAnsi="Times New Roman" w:cs="Times New Roman"/>
          <w:sz w:val="24"/>
          <w:szCs w:val="24"/>
        </w:rPr>
        <w:t>Haslanger</w:t>
      </w:r>
      <w:proofErr w:type="spellEnd"/>
      <w:r w:rsidRPr="00977112">
        <w:rPr>
          <w:rFonts w:ascii="Times New Roman" w:hAnsi="Times New Roman" w:cs="Times New Roman"/>
          <w:sz w:val="24"/>
          <w:szCs w:val="24"/>
        </w:rPr>
        <w:t xml:space="preserve">, S. (2000) ‘Gender and Race: (What) Are They? (What) Do We Want Them To Be?’, </w:t>
      </w:r>
      <w:proofErr w:type="spellStart"/>
      <w:r w:rsidRPr="00977112">
        <w:rPr>
          <w:rFonts w:ascii="Times New Roman" w:hAnsi="Times New Roman" w:cs="Times New Roman"/>
          <w:i/>
          <w:iCs/>
          <w:sz w:val="24"/>
          <w:szCs w:val="24"/>
        </w:rPr>
        <w:t>Noûs</w:t>
      </w:r>
      <w:proofErr w:type="spellEnd"/>
      <w:r w:rsidRPr="00977112">
        <w:rPr>
          <w:rFonts w:ascii="Times New Roman" w:hAnsi="Times New Roman" w:cs="Times New Roman"/>
          <w:sz w:val="24"/>
          <w:szCs w:val="24"/>
        </w:rPr>
        <w:t>, 34(1), pp. 31-55.</w:t>
      </w:r>
    </w:p>
    <w:p w14:paraId="789D3E56" w14:textId="4E10BE39" w:rsidR="00977112" w:rsidRPr="00977112" w:rsidRDefault="00977112" w:rsidP="00977112">
      <w:pPr>
        <w:pStyle w:val="FootnoteText"/>
        <w:spacing w:after="240" w:line="360" w:lineRule="auto"/>
        <w:ind w:left="567" w:hanging="567"/>
        <w:jc w:val="both"/>
        <w:rPr>
          <w:rFonts w:ascii="Times New Roman" w:hAnsi="Times New Roman" w:cs="Times New Roman"/>
          <w:sz w:val="24"/>
          <w:szCs w:val="24"/>
        </w:rPr>
      </w:pPr>
      <w:r w:rsidRPr="00977112">
        <w:rPr>
          <w:rFonts w:ascii="Times New Roman" w:hAnsi="Times New Roman" w:cs="Times New Roman"/>
          <w:sz w:val="24"/>
          <w:szCs w:val="24"/>
        </w:rPr>
        <w:t xml:space="preserve">Mills, C.W. (2000) ‘“But What Are You Really?” The Metaphysics of Race’, in Light, A. &amp; </w:t>
      </w:r>
      <w:proofErr w:type="spellStart"/>
      <w:r w:rsidRPr="00977112">
        <w:rPr>
          <w:rFonts w:ascii="Times New Roman" w:hAnsi="Times New Roman" w:cs="Times New Roman"/>
          <w:sz w:val="24"/>
          <w:szCs w:val="24"/>
        </w:rPr>
        <w:t>Mechthild</w:t>
      </w:r>
      <w:proofErr w:type="spellEnd"/>
      <w:r w:rsidRPr="00977112">
        <w:rPr>
          <w:rFonts w:ascii="Times New Roman" w:hAnsi="Times New Roman" w:cs="Times New Roman"/>
          <w:sz w:val="24"/>
          <w:szCs w:val="24"/>
        </w:rPr>
        <w:t xml:space="preserve">, N. (eds.) </w:t>
      </w:r>
      <w:r w:rsidRPr="00977112">
        <w:rPr>
          <w:rFonts w:ascii="Times New Roman" w:hAnsi="Times New Roman" w:cs="Times New Roman"/>
          <w:i/>
          <w:iCs/>
          <w:sz w:val="24"/>
          <w:szCs w:val="24"/>
        </w:rPr>
        <w:t>Race, Class, and Community Identity: Radical Philosophy Today</w:t>
      </w:r>
      <w:r w:rsidRPr="00977112">
        <w:rPr>
          <w:rFonts w:ascii="Times New Roman" w:hAnsi="Times New Roman" w:cs="Times New Roman"/>
          <w:sz w:val="24"/>
          <w:szCs w:val="24"/>
        </w:rPr>
        <w:t>. Amherst, NY: Humanity Books, pp. 23–51.</w:t>
      </w:r>
    </w:p>
    <w:p w14:paraId="583AD65F" w14:textId="5AA743E2" w:rsidR="00977112" w:rsidRPr="00977112" w:rsidRDefault="00977112" w:rsidP="00977112">
      <w:pPr>
        <w:pStyle w:val="FootnoteText"/>
        <w:spacing w:after="240" w:line="360" w:lineRule="auto"/>
        <w:ind w:left="567" w:hanging="567"/>
        <w:jc w:val="both"/>
        <w:rPr>
          <w:rFonts w:ascii="Times New Roman" w:hAnsi="Times New Roman" w:cs="Times New Roman"/>
          <w:sz w:val="24"/>
          <w:szCs w:val="24"/>
          <w:lang w:val="en-US"/>
        </w:rPr>
      </w:pPr>
      <w:r w:rsidRPr="00977112">
        <w:rPr>
          <w:rFonts w:ascii="Times New Roman" w:hAnsi="Times New Roman" w:cs="Times New Roman"/>
          <w:sz w:val="24"/>
          <w:szCs w:val="24"/>
        </w:rPr>
        <w:t xml:space="preserve">Ney, A. &amp; Hazlett, A. (2014) ‘The Metaphysics of Race’, in Ney, A. </w:t>
      </w:r>
      <w:r w:rsidRPr="00977112">
        <w:rPr>
          <w:rFonts w:ascii="Times New Roman" w:hAnsi="Times New Roman" w:cs="Times New Roman"/>
          <w:i/>
          <w:iCs/>
          <w:sz w:val="24"/>
          <w:szCs w:val="24"/>
        </w:rPr>
        <w:t>Metaphysics: An Introduction</w:t>
      </w:r>
      <w:r w:rsidRPr="00977112">
        <w:rPr>
          <w:rFonts w:ascii="Times New Roman" w:hAnsi="Times New Roman" w:cs="Times New Roman"/>
          <w:sz w:val="24"/>
          <w:szCs w:val="24"/>
        </w:rPr>
        <w:t>. London: Routledge, pp. 259–279.</w:t>
      </w:r>
    </w:p>
    <w:p w14:paraId="4F4C961E" w14:textId="3A774D11" w:rsidR="00977112" w:rsidRPr="00977112" w:rsidRDefault="00977112" w:rsidP="00977112">
      <w:pPr>
        <w:pStyle w:val="FootnoteText"/>
        <w:spacing w:after="240" w:line="360" w:lineRule="auto"/>
        <w:ind w:left="567" w:hanging="567"/>
        <w:jc w:val="both"/>
        <w:rPr>
          <w:rFonts w:ascii="Times New Roman" w:hAnsi="Times New Roman" w:cs="Times New Roman"/>
          <w:sz w:val="24"/>
          <w:szCs w:val="24"/>
          <w:lang w:val="en-US"/>
        </w:rPr>
      </w:pPr>
      <w:r w:rsidRPr="00977112">
        <w:rPr>
          <w:rFonts w:ascii="Times New Roman" w:hAnsi="Times New Roman" w:cs="Times New Roman"/>
          <w:sz w:val="24"/>
          <w:szCs w:val="24"/>
        </w:rPr>
        <w:t xml:space="preserve">Quine, W.V.O. (1969) ‘Natural Kinds’, in </w:t>
      </w:r>
      <w:r w:rsidRPr="00977112">
        <w:rPr>
          <w:rFonts w:ascii="Times New Roman" w:hAnsi="Times New Roman" w:cs="Times New Roman"/>
          <w:i/>
          <w:iCs/>
          <w:sz w:val="24"/>
          <w:szCs w:val="24"/>
        </w:rPr>
        <w:t>Ontological Relativity and Other Essays</w:t>
      </w:r>
      <w:r w:rsidRPr="00977112">
        <w:rPr>
          <w:rFonts w:ascii="Times New Roman" w:hAnsi="Times New Roman" w:cs="Times New Roman"/>
          <w:sz w:val="24"/>
          <w:szCs w:val="24"/>
        </w:rPr>
        <w:t>. New York: Columbia University Press, pp. 114–138.</w:t>
      </w:r>
    </w:p>
    <w:p w14:paraId="557D8D0D" w14:textId="77777777" w:rsidR="00977112" w:rsidRPr="00977112" w:rsidRDefault="00977112" w:rsidP="00977112">
      <w:pPr>
        <w:pStyle w:val="FootnoteText"/>
        <w:spacing w:after="240" w:line="360" w:lineRule="auto"/>
        <w:ind w:left="567" w:hanging="567"/>
        <w:jc w:val="both"/>
        <w:rPr>
          <w:rFonts w:ascii="Times New Roman" w:hAnsi="Times New Roman" w:cs="Times New Roman"/>
          <w:sz w:val="24"/>
          <w:szCs w:val="24"/>
        </w:rPr>
      </w:pPr>
      <w:r w:rsidRPr="00977112">
        <w:rPr>
          <w:rFonts w:ascii="Times New Roman" w:hAnsi="Times New Roman" w:cs="Times New Roman"/>
          <w:sz w:val="24"/>
          <w:szCs w:val="24"/>
        </w:rPr>
        <w:t xml:space="preserve">Shelby, T. (2002) ‘Foundations of Black Solidarity: Collective Identity or Common Oppression’, </w:t>
      </w:r>
      <w:r w:rsidRPr="00977112">
        <w:rPr>
          <w:rFonts w:ascii="Times New Roman" w:hAnsi="Times New Roman" w:cs="Times New Roman"/>
          <w:i/>
          <w:iCs/>
          <w:sz w:val="24"/>
          <w:szCs w:val="24"/>
        </w:rPr>
        <w:t>Ethics</w:t>
      </w:r>
      <w:r w:rsidRPr="00977112">
        <w:rPr>
          <w:rFonts w:ascii="Times New Roman" w:hAnsi="Times New Roman" w:cs="Times New Roman"/>
          <w:sz w:val="24"/>
          <w:szCs w:val="24"/>
        </w:rPr>
        <w:t>, 112(2), pp. 231-266.</w:t>
      </w:r>
    </w:p>
    <w:p w14:paraId="082947E6" w14:textId="77777777" w:rsidR="00977112" w:rsidRDefault="00977112" w:rsidP="00E4234D">
      <w:pPr>
        <w:spacing w:line="360" w:lineRule="auto"/>
        <w:jc w:val="both"/>
        <w:rPr>
          <w:rFonts w:ascii="Times New Roman" w:hAnsi="Times New Roman" w:cs="Times New Roman"/>
          <w:lang w:val="en-US"/>
        </w:rPr>
      </w:pPr>
    </w:p>
    <w:p w14:paraId="00F149B8" w14:textId="77777777" w:rsidR="00616371" w:rsidRPr="00616371" w:rsidRDefault="00616371" w:rsidP="00E4234D">
      <w:pPr>
        <w:spacing w:line="360" w:lineRule="auto"/>
        <w:jc w:val="both"/>
        <w:rPr>
          <w:rFonts w:ascii="Times New Roman" w:hAnsi="Times New Roman" w:cs="Times New Roman"/>
          <w:lang w:val="en-US"/>
        </w:rPr>
      </w:pPr>
    </w:p>
    <w:sectPr w:rsidR="00616371" w:rsidRPr="0061637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0" w:author="Gail Leckie" w:date="2025-02-27T13:39:00Z" w:initials="GL">
    <w:p w14:paraId="5974AEA6" w14:textId="3C90AE77" w:rsidR="008766CE" w:rsidRDefault="008766CE">
      <w:pPr>
        <w:pStyle w:val="CommentText"/>
      </w:pPr>
      <w:r>
        <w:rPr>
          <w:rStyle w:val="CommentReference"/>
        </w:rPr>
        <w:annotationRef/>
      </w:r>
      <w:r>
        <w:t>Does this mean the ones that are generally so-labelled by the community?</w:t>
      </w:r>
    </w:p>
  </w:comment>
  <w:comment w:id="15" w:author="Gail Leckie" w:date="2025-02-27T13:30:00Z" w:initials="GL">
    <w:p w14:paraId="31271B00" w14:textId="238B80D7" w:rsidR="001D5974" w:rsidRDefault="001D5974">
      <w:pPr>
        <w:pStyle w:val="CommentText"/>
      </w:pPr>
      <w:r>
        <w:rPr>
          <w:rStyle w:val="CommentReference"/>
        </w:rPr>
        <w:annotationRef/>
      </w:r>
      <w:r>
        <w:t>What about oppression?</w:t>
      </w:r>
    </w:p>
  </w:comment>
  <w:comment w:id="16" w:author="Gail Leckie" w:date="2025-02-27T13:33:00Z" w:initials="GL">
    <w:p w14:paraId="39DA705F" w14:textId="3CE72B0A" w:rsidR="001D5974" w:rsidRDefault="001D5974">
      <w:pPr>
        <w:pStyle w:val="CommentText"/>
      </w:pPr>
      <w:r>
        <w:rPr>
          <w:rStyle w:val="CommentReference"/>
        </w:rPr>
        <w:annotationRef/>
      </w:r>
      <w:r>
        <w:t>Maybe kinds of social sciences (</w:t>
      </w:r>
      <w:proofErr w:type="spellStart"/>
      <w:r>
        <w:t>eg</w:t>
      </w:r>
      <w:proofErr w:type="spellEnd"/>
      <w:r>
        <w:t xml:space="preserve"> growth, inflation, class</w:t>
      </w:r>
      <w:r w:rsidR="00C9380C">
        <w:t>, race</w:t>
      </w:r>
      <w:r w:rsidR="008766CE">
        <w:t>, nation, political party, liberal democracy, bicameral systems, ideologies…</w:t>
      </w:r>
      <w:r w:rsidR="00C9380C">
        <w:t>)</w:t>
      </w:r>
      <w:r>
        <w:t xml:space="preserve"> as much as of the natural sciences </w:t>
      </w:r>
      <w:r w:rsidR="00C9380C">
        <w:t xml:space="preserve">(physics, chemistry, biology, medicine) </w:t>
      </w:r>
      <w:r>
        <w:t>can do this.  Social science does involve inductions after all. Is that what you intended?</w:t>
      </w:r>
    </w:p>
  </w:comment>
  <w:comment w:id="24" w:author="Gail Leckie" w:date="2025-02-27T13:45:00Z" w:initials="GL">
    <w:p w14:paraId="2A40F133" w14:textId="09A3CD24" w:rsidR="001E77F1" w:rsidRDefault="001E77F1">
      <w:pPr>
        <w:pStyle w:val="CommentText"/>
      </w:pPr>
      <w:r>
        <w:rPr>
          <w:rStyle w:val="CommentReference"/>
        </w:rPr>
        <w:annotationRef/>
      </w:r>
      <w:proofErr w:type="gramStart"/>
      <w:r>
        <w:t>So</w:t>
      </w:r>
      <w:proofErr w:type="gramEnd"/>
      <w:r>
        <w:t xml:space="preserve"> this is an objection to </w:t>
      </w:r>
      <w:r w:rsidR="005E19E4">
        <w:t>a biological conception.</w:t>
      </w:r>
      <w:r w:rsidR="00945759">
        <w:t xml:space="preserve">  </w:t>
      </w:r>
      <w:r w:rsidR="005E19E4">
        <w:t xml:space="preserve">I think you are </w:t>
      </w:r>
      <w:proofErr w:type="gramStart"/>
      <w:r w:rsidR="005E19E4">
        <w:t xml:space="preserve">aware </w:t>
      </w:r>
      <w:r w:rsidR="00945759">
        <w:t xml:space="preserve"> </w:t>
      </w:r>
      <w:r w:rsidR="005E19E4">
        <w:t>of</w:t>
      </w:r>
      <w:proofErr w:type="gramEnd"/>
      <w:r w:rsidR="005E19E4">
        <w:t xml:space="preserve"> that.  But you take it only to be an objection to a barely biological conception. </w:t>
      </w:r>
    </w:p>
    <w:p w14:paraId="6C01A4CF" w14:textId="161C8506" w:rsidR="005E19E4" w:rsidRDefault="005E19E4">
      <w:pPr>
        <w:pStyle w:val="CommentText"/>
      </w:pPr>
    </w:p>
    <w:p w14:paraId="5F27F957" w14:textId="0A28D450" w:rsidR="005E19E4" w:rsidRDefault="005E19E4">
      <w:pPr>
        <w:pStyle w:val="CommentText"/>
      </w:pPr>
      <w:r>
        <w:t xml:space="preserve">I’m inclined to think that if you agree what race someone really is depends on what “affects their life in a profound way” then you ought to have a solely social rather than a combination view of race.  </w:t>
      </w:r>
    </w:p>
    <w:p w14:paraId="688459D4" w14:textId="77777777" w:rsidR="005E19E4" w:rsidRDefault="005E19E4">
      <w:pPr>
        <w:pStyle w:val="CommentText"/>
      </w:pPr>
    </w:p>
    <w:p w14:paraId="36BEFE01" w14:textId="24122746" w:rsidR="005E19E4" w:rsidRDefault="005E19E4">
      <w:pPr>
        <w:pStyle w:val="CommentText"/>
      </w:pPr>
      <w:r>
        <w:t xml:space="preserve">Also note that Mills is thinking about oppression (what is done to me) as the thick sense, rather than cultural identity (how I </w:t>
      </w:r>
      <w:proofErr w:type="spellStart"/>
      <w:r>
        <w:t>self describe</w:t>
      </w:r>
      <w:proofErr w:type="spellEnd"/>
      <w:r>
        <w:t>).  But I don’t think this difference is a problem in how you use the idea</w:t>
      </w:r>
    </w:p>
  </w:comment>
  <w:comment w:id="27" w:author="Gail Leckie" w:date="2025-02-27T13:42:00Z" w:initials="GL">
    <w:p w14:paraId="5B7708C3" w14:textId="0054A572" w:rsidR="008766CE" w:rsidRDefault="008766CE">
      <w:pPr>
        <w:pStyle w:val="CommentText"/>
      </w:pPr>
      <w:r>
        <w:rPr>
          <w:rStyle w:val="CommentReference"/>
        </w:rPr>
        <w:annotationRef/>
      </w:r>
      <w:r>
        <w:t xml:space="preserve">Well </w:t>
      </w:r>
      <w:r w:rsidR="005E19E4">
        <w:t xml:space="preserve">Rachel </w:t>
      </w:r>
      <w:r>
        <w:t xml:space="preserve">Dolezal is </w:t>
      </w:r>
      <w:r w:rsidR="005E19E4">
        <w:t xml:space="preserve">thought to be </w:t>
      </w:r>
      <w:r>
        <w:t xml:space="preserve">white </w:t>
      </w:r>
      <w:r w:rsidR="005E19E4">
        <w:t>and is white in your thin sense.  She</w:t>
      </w:r>
      <w:r>
        <w:t xml:space="preserve"> doesn’t subjectively internalize as such</w:t>
      </w:r>
      <w:r w:rsidR="005E19E4">
        <w:t xml:space="preserve"> so she isn’t thickly white</w:t>
      </w:r>
      <w:r>
        <w:t xml:space="preserve">.  </w:t>
      </w:r>
      <w:r w:rsidR="005E19E4">
        <w:t xml:space="preserve">She subjectively internalizes as black.  </w:t>
      </w:r>
      <w:proofErr w:type="gramStart"/>
      <w:r w:rsidR="001E77F1">
        <w:t>So</w:t>
      </w:r>
      <w:proofErr w:type="gramEnd"/>
      <w:r w:rsidR="001E77F1">
        <w:t xml:space="preserve"> </w:t>
      </w:r>
      <w:r w:rsidR="005E19E4">
        <w:t>is she thickly black but thinly white?</w:t>
      </w:r>
    </w:p>
  </w:comment>
  <w:comment w:id="48" w:author="Gail Leckie" w:date="2025-02-28T15:57:00Z" w:initials="GL">
    <w:p w14:paraId="3FF8ED2F" w14:textId="48692D8B" w:rsidR="005E19E4" w:rsidRDefault="005E19E4">
      <w:pPr>
        <w:pStyle w:val="CommentText"/>
      </w:pPr>
      <w:r>
        <w:rPr>
          <w:rStyle w:val="CommentReference"/>
        </w:rPr>
        <w:annotationRef/>
      </w:r>
      <w:r>
        <w:t xml:space="preserve">It occurs to me that in the tutorial we didn’t </w:t>
      </w:r>
      <w:r w:rsidR="00FA2AB9">
        <w:t xml:space="preserve">sharply </w:t>
      </w:r>
      <w:r>
        <w:t xml:space="preserve">distinguish </w:t>
      </w:r>
    </w:p>
    <w:p w14:paraId="59D3E2BE" w14:textId="7184F463" w:rsidR="005E19E4" w:rsidRDefault="005E19E4" w:rsidP="005E19E4">
      <w:pPr>
        <w:pStyle w:val="CommentText"/>
        <w:numPr>
          <w:ilvl w:val="0"/>
          <w:numId w:val="3"/>
        </w:numPr>
      </w:pPr>
      <w:r>
        <w:t>a pluralist understanding (</w:t>
      </w:r>
      <w:proofErr w:type="spellStart"/>
      <w:r>
        <w:t>eg</w:t>
      </w:r>
      <w:proofErr w:type="spellEnd"/>
      <w:r>
        <w:t xml:space="preserve"> there are </w:t>
      </w:r>
      <w:r w:rsidR="00FA2AB9">
        <w:t>several</w:t>
      </w:r>
      <w:r>
        <w:t xml:space="preserve"> concepts </w:t>
      </w:r>
      <w:r w:rsidR="00FA2AB9">
        <w:t>for each race term</w:t>
      </w:r>
      <w:r>
        <w:t xml:space="preserve"> – thin/bio and thick/social) from a complex concept (</w:t>
      </w:r>
      <w:proofErr w:type="spellStart"/>
      <w:r>
        <w:t>eg</w:t>
      </w:r>
      <w:proofErr w:type="spellEnd"/>
      <w:r>
        <w:t xml:space="preserve"> that race is one concept but has two separate </w:t>
      </w:r>
      <w:proofErr w:type="spellStart"/>
      <w:r>
        <w:t>necess</w:t>
      </w:r>
      <w:proofErr w:type="spellEnd"/>
      <w:r>
        <w:t xml:space="preserve"> and jointly </w:t>
      </w:r>
      <w:proofErr w:type="spellStart"/>
      <w:r>
        <w:t>suff</w:t>
      </w:r>
      <w:proofErr w:type="spellEnd"/>
      <w:r>
        <w:t xml:space="preserve"> </w:t>
      </w:r>
      <w:proofErr w:type="spellStart"/>
      <w:r>
        <w:t>cond</w:t>
      </w:r>
      <w:proofErr w:type="spellEnd"/>
      <w:r>
        <w:t>)</w:t>
      </w:r>
    </w:p>
    <w:p w14:paraId="69AFAA0F" w14:textId="77777777" w:rsidR="005E19E4" w:rsidRDefault="005E19E4" w:rsidP="005E19E4">
      <w:pPr>
        <w:pStyle w:val="CommentText"/>
        <w:numPr>
          <w:ilvl w:val="0"/>
          <w:numId w:val="3"/>
        </w:numPr>
      </w:pPr>
      <w:r>
        <w:t xml:space="preserve"> a cluster concept – no n and </w:t>
      </w:r>
      <w:proofErr w:type="spellStart"/>
      <w:r>
        <w:t>suff</w:t>
      </w:r>
      <w:proofErr w:type="spellEnd"/>
      <w:r>
        <w:t xml:space="preserve"> </w:t>
      </w:r>
      <w:proofErr w:type="spellStart"/>
      <w:r>
        <w:t>cond</w:t>
      </w:r>
      <w:proofErr w:type="spellEnd"/>
      <w:r>
        <w:t xml:space="preserve"> but associated with </w:t>
      </w:r>
      <w:r w:rsidR="00FA2AB9">
        <w:t>various non-</w:t>
      </w:r>
      <w:proofErr w:type="spellStart"/>
      <w:r w:rsidR="00FA2AB9">
        <w:t>necess</w:t>
      </w:r>
      <w:proofErr w:type="spellEnd"/>
      <w:r w:rsidR="00FA2AB9">
        <w:t xml:space="preserve"> and </w:t>
      </w:r>
      <w:proofErr w:type="spellStart"/>
      <w:r w:rsidR="00FA2AB9">
        <w:t>insuff</w:t>
      </w:r>
      <w:proofErr w:type="spellEnd"/>
      <w:r w:rsidR="00FA2AB9">
        <w:t xml:space="preserve"> features:</w:t>
      </w:r>
      <w:r w:rsidR="00FA2AB9">
        <w:t xml:space="preserve"> </w:t>
      </w:r>
      <w:r w:rsidR="00FA2AB9">
        <w:t>ancestry, oppression,</w:t>
      </w:r>
    </w:p>
    <w:p w14:paraId="6779692A" w14:textId="3FBC3BA3" w:rsidR="00FA2AB9" w:rsidRDefault="00FA2AB9" w:rsidP="00FA2AB9">
      <w:pPr>
        <w:pStyle w:val="CommentText"/>
      </w:pPr>
      <w:r>
        <w:t>the concept/conception talk suggests you think there is one concept but different people have different theories of it (</w:t>
      </w:r>
      <w:proofErr w:type="spellStart"/>
      <w:r>
        <w:t>cf</w:t>
      </w:r>
      <w:proofErr w:type="spellEnd"/>
      <w:r>
        <w:t xml:space="preserve"> liberty topic in prelims)</w:t>
      </w:r>
    </w:p>
  </w:comment>
  <w:comment w:id="51" w:author="Gail Leckie" w:date="2025-02-27T13:54:00Z" w:initials="GL">
    <w:p w14:paraId="3FAC5067" w14:textId="043AF844" w:rsidR="001E77F1" w:rsidRDefault="001E77F1">
      <w:pPr>
        <w:pStyle w:val="CommentText"/>
      </w:pPr>
      <w:r>
        <w:rPr>
          <w:rStyle w:val="CommentReference"/>
        </w:rPr>
        <w:annotationRef/>
      </w:r>
      <w:r>
        <w:t>Well she allows the privileged also have a race.</w:t>
      </w:r>
      <w:r w:rsidR="00073EF0">
        <w:t xml:space="preserve">  But I agree that race is not understood in terms of self-identification and celebration of membership of a group.</w:t>
      </w:r>
    </w:p>
  </w:comment>
  <w:comment w:id="53" w:author="Gail Leckie" w:date="2025-02-27T13:55:00Z" w:initials="GL">
    <w:p w14:paraId="3383A7EC" w14:textId="15F73AF2" w:rsidR="00073EF0" w:rsidRDefault="00073EF0">
      <w:pPr>
        <w:pStyle w:val="CommentText"/>
      </w:pPr>
      <w:r>
        <w:rPr>
          <w:rStyle w:val="CommentReference"/>
        </w:rPr>
        <w:annotationRef/>
      </w:r>
      <w:r>
        <w:t>I don’t see why.  Can you say more?</w:t>
      </w:r>
    </w:p>
  </w:comment>
  <w:comment w:id="55" w:author="Gail Leckie" w:date="2025-02-27T13:57:00Z" w:initials="GL">
    <w:p w14:paraId="2761FC52" w14:textId="214FF5F4" w:rsidR="00073EF0" w:rsidRDefault="00073EF0">
      <w:pPr>
        <w:pStyle w:val="CommentText"/>
      </w:pPr>
      <w:r>
        <w:rPr>
          <w:rStyle w:val="CommentReference"/>
        </w:rPr>
        <w:annotationRef/>
      </w:r>
      <w:r>
        <w:t>?  No-ones history changes.  The ancestry and cultural properties still exist.  They just are divorced from oppression.</w:t>
      </w:r>
    </w:p>
  </w:comment>
  <w:comment w:id="56" w:author="Gail Leckie" w:date="2025-02-27T13:58:00Z" w:initials="GL">
    <w:p w14:paraId="139B5FDE" w14:textId="046BB6C8" w:rsidR="00073EF0" w:rsidRDefault="00073EF0">
      <w:pPr>
        <w:pStyle w:val="CommentText"/>
      </w:pPr>
      <w:r>
        <w:rPr>
          <w:rStyle w:val="CommentReference"/>
        </w:rPr>
        <w:annotationRef/>
      </w:r>
      <w:r>
        <w:t>Well she can have some other concept for the history</w:t>
      </w:r>
    </w:p>
  </w:comment>
  <w:comment w:id="58" w:author="Gail Leckie" w:date="2025-02-28T16:05:00Z" w:initials="GL">
    <w:p w14:paraId="13261EA9" w14:textId="0765EA87" w:rsidR="004F2243" w:rsidRDefault="004F2243">
      <w:pPr>
        <w:pStyle w:val="CommentText"/>
      </w:pPr>
      <w:r>
        <w:rPr>
          <w:rStyle w:val="CommentReference"/>
        </w:rPr>
        <w:annotationRef/>
      </w:r>
      <w:proofErr w:type="gramStart"/>
      <w:r>
        <w:t>Of course</w:t>
      </w:r>
      <w:proofErr w:type="gramEnd"/>
      <w:r>
        <w:t xml:space="preserve"> this doesn’t include things done to the group that it doesn’t recognise </w:t>
      </w:r>
      <w:proofErr w:type="spellStart"/>
      <w:r>
        <w:t>eg</w:t>
      </w:r>
      <w:proofErr w:type="spellEnd"/>
      <w:r>
        <w:t xml:space="preserve"> false consciousness in Marxist sense.  I also think there are often historical situations where a set of people doesn’t see itself as a group but is a social kind in the </w:t>
      </w:r>
      <w:proofErr w:type="gramStart"/>
      <w:r>
        <w:t>sense  a</w:t>
      </w:r>
      <w:proofErr w:type="gramEnd"/>
      <w:r>
        <w:t xml:space="preserve"> coloniser is categorising those people all together.  Perhaps there’s something to be said for a conception of race that is not determined by the categorisation choices of the oppressor but if it isn’t, it will have less causal explanatory power.</w:t>
      </w:r>
    </w:p>
  </w:comment>
  <w:comment w:id="59" w:author="Gail Leckie" w:date="2025-02-28T16:13:00Z" w:initials="GL">
    <w:p w14:paraId="17F1570E" w14:textId="08B8C07E" w:rsidR="00CA505D" w:rsidRDefault="00CA505D">
      <w:pPr>
        <w:pStyle w:val="CommentText"/>
      </w:pPr>
      <w:r>
        <w:rPr>
          <w:rStyle w:val="CommentReference"/>
        </w:rPr>
        <w:annotationRef/>
      </w:r>
      <w:r>
        <w:t>I agree but that doesn’t seem to fit with what you said above.</w:t>
      </w:r>
    </w:p>
  </w:comment>
  <w:comment w:id="60" w:author="Gail Leckie" w:date="2025-02-28T16:17:00Z" w:initials="GL">
    <w:p w14:paraId="026DC106" w14:textId="2DA15BF1" w:rsidR="00CA505D" w:rsidRDefault="00CA505D">
      <w:pPr>
        <w:pStyle w:val="CommentText"/>
      </w:pPr>
      <w:r>
        <w:rPr>
          <w:rStyle w:val="CommentReference"/>
        </w:rPr>
        <w:annotationRef/>
      </w:r>
      <w:r>
        <w:t>Can this prevent you exiting as well as entering?</w:t>
      </w:r>
    </w:p>
  </w:comment>
  <w:comment w:id="62" w:author="Gail Leckie" w:date="2025-02-28T16:18:00Z" w:initials="GL">
    <w:p w14:paraId="642E6FC0" w14:textId="76CFEEE0" w:rsidR="00603160" w:rsidRDefault="00603160">
      <w:pPr>
        <w:pStyle w:val="CommentText"/>
      </w:pPr>
      <w:r>
        <w:rPr>
          <w:rStyle w:val="CommentReference"/>
        </w:rPr>
        <w:annotationRef/>
      </w:r>
      <w:r>
        <w:t>I know I should know this paper but I don’t.  Thanks for bringing it up.  I might add to the list for next time.  I can’t comment on your use of it I’m afraid.</w:t>
      </w:r>
    </w:p>
  </w:comment>
  <w:comment w:id="65" w:author="Gail Leckie" w:date="2025-02-28T16:21:00Z" w:initials="GL">
    <w:p w14:paraId="6A3385BF" w14:textId="15627572" w:rsidR="00AE4F24" w:rsidRDefault="00AE4F24">
      <w:pPr>
        <w:pStyle w:val="CommentText"/>
      </w:pPr>
      <w:r>
        <w:rPr>
          <w:rStyle w:val="CommentReference"/>
        </w:rPr>
        <w:annotationRef/>
      </w:r>
      <w:r>
        <w:t>I think so yes – there is real causal work to be done by race concepts according to Shelby.  We ought not to ditch these concepts (contrast Appiah!)</w:t>
      </w:r>
    </w:p>
  </w:comment>
  <w:comment w:id="66" w:author="Gail Leckie" w:date="2025-02-28T16:22:00Z" w:initials="GL">
    <w:p w14:paraId="4CA2643C" w14:textId="2A6B67F2" w:rsidR="009D091D" w:rsidRDefault="009D091D">
      <w:pPr>
        <w:pStyle w:val="CommentText"/>
      </w:pPr>
      <w:r>
        <w:rPr>
          <w:rStyle w:val="CommentReference"/>
        </w:rPr>
        <w:annotationRef/>
      </w:r>
      <w:r>
        <w:t xml:space="preserve">Yes – this sounds more like Shelby.  No need to deny it exists.  Just deny it is a set of </w:t>
      </w:r>
      <w:proofErr w:type="spellStart"/>
      <w:r>
        <w:t>n&amp;s</w:t>
      </w:r>
      <w:proofErr w:type="spellEnd"/>
      <w:r>
        <w:t xml:space="preserve"> cond.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974AEA6" w15:done="0"/>
  <w15:commentEx w15:paraId="31271B00" w15:done="0"/>
  <w15:commentEx w15:paraId="39DA705F" w15:done="0"/>
  <w15:commentEx w15:paraId="36BEFE01" w15:done="0"/>
  <w15:commentEx w15:paraId="5B7708C3" w15:done="0"/>
  <w15:commentEx w15:paraId="6779692A" w15:done="0"/>
  <w15:commentEx w15:paraId="3FAC5067" w15:done="0"/>
  <w15:commentEx w15:paraId="3383A7EC" w15:done="0"/>
  <w15:commentEx w15:paraId="2761FC52" w15:done="0"/>
  <w15:commentEx w15:paraId="139B5FDE" w15:done="0"/>
  <w15:commentEx w15:paraId="13261EA9" w15:done="0"/>
  <w15:commentEx w15:paraId="17F1570E" w15:done="0"/>
  <w15:commentEx w15:paraId="026DC106" w15:done="0"/>
  <w15:commentEx w15:paraId="642E6FC0" w15:done="0"/>
  <w15:commentEx w15:paraId="6A3385BF" w15:done="0"/>
  <w15:commentEx w15:paraId="4CA2643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74AEA6" w16cid:durableId="2B6AE99F"/>
  <w16cid:commentId w16cid:paraId="31271B00" w16cid:durableId="2B6AE781"/>
  <w16cid:commentId w16cid:paraId="39DA705F" w16cid:durableId="2B6AE81F"/>
  <w16cid:commentId w16cid:paraId="36BEFE01" w16cid:durableId="2B6AEAFB"/>
  <w16cid:commentId w16cid:paraId="5B7708C3" w16cid:durableId="2B6AEA48"/>
  <w16cid:commentId w16cid:paraId="6779692A" w16cid:durableId="2B6C5B75"/>
  <w16cid:commentId w16cid:paraId="3FAC5067" w16cid:durableId="2B6AED07"/>
  <w16cid:commentId w16cid:paraId="3383A7EC" w16cid:durableId="2B6AED3E"/>
  <w16cid:commentId w16cid:paraId="2761FC52" w16cid:durableId="2B6AEDDD"/>
  <w16cid:commentId w16cid:paraId="139B5FDE" w16cid:durableId="2B6AEE0F"/>
  <w16cid:commentId w16cid:paraId="13261EA9" w16cid:durableId="2B6C5D34"/>
  <w16cid:commentId w16cid:paraId="17F1570E" w16cid:durableId="2B6C5F0D"/>
  <w16cid:commentId w16cid:paraId="026DC106" w16cid:durableId="2B6C6002"/>
  <w16cid:commentId w16cid:paraId="642E6FC0" w16cid:durableId="2B6C6057"/>
  <w16cid:commentId w16cid:paraId="6A3385BF" w16cid:durableId="2B6C6127"/>
  <w16cid:commentId w16cid:paraId="4CA2643C" w16cid:durableId="2B6C61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09A131" w14:textId="77777777" w:rsidR="00A846ED" w:rsidRDefault="00A846ED" w:rsidP="00B346D9">
      <w:r>
        <w:separator/>
      </w:r>
    </w:p>
  </w:endnote>
  <w:endnote w:type="continuationSeparator" w:id="0">
    <w:p w14:paraId="64E66C85" w14:textId="77777777" w:rsidR="00A846ED" w:rsidRDefault="00A846ED" w:rsidP="00B34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E56309" w14:textId="77777777" w:rsidR="00A846ED" w:rsidRDefault="00A846ED" w:rsidP="00B346D9">
      <w:r>
        <w:separator/>
      </w:r>
    </w:p>
  </w:footnote>
  <w:footnote w:type="continuationSeparator" w:id="0">
    <w:p w14:paraId="372863E8" w14:textId="77777777" w:rsidR="00A846ED" w:rsidRDefault="00A846ED" w:rsidP="00B346D9">
      <w:r>
        <w:continuationSeparator/>
      </w:r>
    </w:p>
  </w:footnote>
  <w:footnote w:id="1">
    <w:p w14:paraId="7EBCAF92" w14:textId="4514C5A3" w:rsidR="007E3C7D" w:rsidRPr="007E3C7D" w:rsidRDefault="007E3C7D">
      <w:pPr>
        <w:pStyle w:val="FootnoteText"/>
        <w:rPr>
          <w:rFonts w:ascii="Times New Roman" w:hAnsi="Times New Roman" w:cs="Times New Roman"/>
          <w:lang w:val="en-US"/>
        </w:rPr>
      </w:pPr>
      <w:r w:rsidRPr="007E3C7D">
        <w:rPr>
          <w:rStyle w:val="FootnoteReference"/>
          <w:rFonts w:ascii="Times New Roman" w:hAnsi="Times New Roman" w:cs="Times New Roman"/>
        </w:rPr>
        <w:footnoteRef/>
      </w:r>
      <w:r w:rsidRPr="007E3C7D">
        <w:rPr>
          <w:rFonts w:ascii="Times New Roman" w:hAnsi="Times New Roman" w:cs="Times New Roman"/>
        </w:rPr>
        <w:t xml:space="preserve"> Ney, A. &amp; Hazlett, A. (2014) ‘The Metaphysics of Race’, in Ney, A. </w:t>
      </w:r>
      <w:r w:rsidRPr="007E3C7D">
        <w:rPr>
          <w:rFonts w:ascii="Times New Roman" w:hAnsi="Times New Roman" w:cs="Times New Roman"/>
          <w:i/>
          <w:iCs/>
        </w:rPr>
        <w:t>Metaphysics: An Introduction</w:t>
      </w:r>
      <w:r w:rsidRPr="007E3C7D">
        <w:rPr>
          <w:rFonts w:ascii="Times New Roman" w:hAnsi="Times New Roman" w:cs="Times New Roman"/>
        </w:rPr>
        <w:t>. London: Routledge, pp. 259–279.</w:t>
      </w:r>
    </w:p>
  </w:footnote>
  <w:footnote w:id="2">
    <w:p w14:paraId="311DD02D" w14:textId="255363D3" w:rsidR="00B346D9" w:rsidRPr="00977112" w:rsidRDefault="00B346D9">
      <w:pPr>
        <w:pStyle w:val="FootnoteText"/>
        <w:rPr>
          <w:rFonts w:ascii="Times New Roman" w:hAnsi="Times New Roman" w:cs="Times New Roman"/>
          <w:lang w:val="en-US"/>
        </w:rPr>
      </w:pPr>
      <w:r w:rsidRPr="00977112">
        <w:rPr>
          <w:rStyle w:val="FootnoteReference"/>
          <w:rFonts w:ascii="Times New Roman" w:hAnsi="Times New Roman" w:cs="Times New Roman"/>
        </w:rPr>
        <w:footnoteRef/>
      </w:r>
      <w:r w:rsidRPr="00977112">
        <w:rPr>
          <w:rFonts w:ascii="Times New Roman" w:hAnsi="Times New Roman" w:cs="Times New Roman"/>
        </w:rPr>
        <w:t xml:space="preserve"> </w:t>
      </w:r>
      <w:r w:rsidR="007E3C7D" w:rsidRPr="00977112">
        <w:rPr>
          <w:rFonts w:ascii="Times New Roman" w:hAnsi="Times New Roman" w:cs="Times New Roman"/>
        </w:rPr>
        <w:t xml:space="preserve">Quine, W.V.O. (1969) ‘Natural Kinds’, in </w:t>
      </w:r>
      <w:r w:rsidR="007E3C7D" w:rsidRPr="00977112">
        <w:rPr>
          <w:rFonts w:ascii="Times New Roman" w:hAnsi="Times New Roman" w:cs="Times New Roman"/>
          <w:i/>
          <w:iCs/>
        </w:rPr>
        <w:t>Ontological Relativity and Other Essays</w:t>
      </w:r>
      <w:r w:rsidR="007E3C7D" w:rsidRPr="00977112">
        <w:rPr>
          <w:rFonts w:ascii="Times New Roman" w:hAnsi="Times New Roman" w:cs="Times New Roman"/>
        </w:rPr>
        <w:t>. New York: Columbia University Press, pp. 114–138.</w:t>
      </w:r>
    </w:p>
  </w:footnote>
  <w:footnote w:id="3">
    <w:p w14:paraId="1BDCE4F7" w14:textId="485B8032" w:rsidR="007E3C7D" w:rsidRPr="00977112" w:rsidRDefault="007E3C7D">
      <w:pPr>
        <w:pStyle w:val="FootnoteText"/>
        <w:rPr>
          <w:rFonts w:ascii="Times New Roman" w:hAnsi="Times New Roman" w:cs="Times New Roman"/>
          <w:lang w:val="en-US"/>
        </w:rPr>
      </w:pPr>
      <w:r w:rsidRPr="00977112">
        <w:rPr>
          <w:rStyle w:val="FootnoteReference"/>
          <w:rFonts w:ascii="Times New Roman" w:hAnsi="Times New Roman" w:cs="Times New Roman"/>
        </w:rPr>
        <w:footnoteRef/>
      </w:r>
      <w:r w:rsidRPr="00977112">
        <w:rPr>
          <w:rFonts w:ascii="Times New Roman" w:hAnsi="Times New Roman" w:cs="Times New Roman"/>
        </w:rPr>
        <w:t xml:space="preserve"> Shelby, T. (2002) ‘Foundations of Black Solidarity: Collective Identity or Common Oppression’, </w:t>
      </w:r>
      <w:r w:rsidRPr="00977112">
        <w:rPr>
          <w:rFonts w:ascii="Times New Roman" w:hAnsi="Times New Roman" w:cs="Times New Roman"/>
          <w:i/>
          <w:iCs/>
        </w:rPr>
        <w:t>Ethics</w:t>
      </w:r>
      <w:r w:rsidRPr="00977112">
        <w:rPr>
          <w:rFonts w:ascii="Times New Roman" w:hAnsi="Times New Roman" w:cs="Times New Roman"/>
        </w:rPr>
        <w:t>, 112(2), pp. 231-266.</w:t>
      </w:r>
    </w:p>
  </w:footnote>
  <w:footnote w:id="4">
    <w:p w14:paraId="0F029C0E" w14:textId="1D318065" w:rsidR="007E3C7D" w:rsidRPr="00977112" w:rsidRDefault="007E3C7D">
      <w:pPr>
        <w:pStyle w:val="FootnoteText"/>
        <w:rPr>
          <w:rFonts w:ascii="Times New Roman" w:hAnsi="Times New Roman" w:cs="Times New Roman"/>
          <w:lang w:val="en-US"/>
        </w:rPr>
      </w:pPr>
      <w:r w:rsidRPr="00977112">
        <w:rPr>
          <w:rStyle w:val="FootnoteReference"/>
          <w:rFonts w:ascii="Times New Roman" w:hAnsi="Times New Roman" w:cs="Times New Roman"/>
        </w:rPr>
        <w:footnoteRef/>
      </w:r>
      <w:r w:rsidRPr="00977112">
        <w:rPr>
          <w:rFonts w:ascii="Times New Roman" w:hAnsi="Times New Roman" w:cs="Times New Roman"/>
        </w:rPr>
        <w:t xml:space="preserve"> </w:t>
      </w:r>
      <w:r w:rsidR="00977112" w:rsidRPr="00977112">
        <w:rPr>
          <w:rFonts w:ascii="Times New Roman" w:hAnsi="Times New Roman" w:cs="Times New Roman"/>
        </w:rPr>
        <w:t xml:space="preserve">Ney, A. &amp; Hazlett, A. (2014) ‘The Metaphysics of Race’, in Ney, A. </w:t>
      </w:r>
      <w:r w:rsidR="00977112" w:rsidRPr="00977112">
        <w:rPr>
          <w:rFonts w:ascii="Times New Roman" w:hAnsi="Times New Roman" w:cs="Times New Roman"/>
          <w:i/>
          <w:iCs/>
        </w:rPr>
        <w:t>Metaphysics: An Introduction</w:t>
      </w:r>
      <w:r w:rsidR="00977112" w:rsidRPr="00977112">
        <w:rPr>
          <w:rFonts w:ascii="Times New Roman" w:hAnsi="Times New Roman" w:cs="Times New Roman"/>
        </w:rPr>
        <w:t>. London: Routledge, pp. 259–279.</w:t>
      </w:r>
    </w:p>
  </w:footnote>
  <w:footnote w:id="5">
    <w:p w14:paraId="75F72B89" w14:textId="4BC26247" w:rsidR="007E3C7D" w:rsidRPr="007E3C7D" w:rsidRDefault="007E3C7D">
      <w:pPr>
        <w:pStyle w:val="FootnoteText"/>
        <w:rPr>
          <w:lang w:val="en-US"/>
        </w:rPr>
      </w:pPr>
      <w:r w:rsidRPr="00977112">
        <w:rPr>
          <w:rStyle w:val="FootnoteReference"/>
          <w:rFonts w:ascii="Times New Roman" w:hAnsi="Times New Roman" w:cs="Times New Roman"/>
        </w:rPr>
        <w:footnoteRef/>
      </w:r>
      <w:r w:rsidRPr="00977112">
        <w:rPr>
          <w:rFonts w:ascii="Times New Roman" w:hAnsi="Times New Roman" w:cs="Times New Roman"/>
        </w:rPr>
        <w:t xml:space="preserve"> Mills, C.W. (2000) ‘“But What Are You Really?” The Metaphysics of Race’, in Light, A. &amp; </w:t>
      </w:r>
      <w:proofErr w:type="spellStart"/>
      <w:r w:rsidRPr="00977112">
        <w:rPr>
          <w:rFonts w:ascii="Times New Roman" w:hAnsi="Times New Roman" w:cs="Times New Roman"/>
        </w:rPr>
        <w:t>Mechthild</w:t>
      </w:r>
      <w:proofErr w:type="spellEnd"/>
      <w:r w:rsidRPr="00977112">
        <w:rPr>
          <w:rFonts w:ascii="Times New Roman" w:hAnsi="Times New Roman" w:cs="Times New Roman"/>
        </w:rPr>
        <w:t xml:space="preserve">, N. (eds.) </w:t>
      </w:r>
      <w:r w:rsidRPr="00977112">
        <w:rPr>
          <w:rFonts w:ascii="Times New Roman" w:hAnsi="Times New Roman" w:cs="Times New Roman"/>
          <w:i/>
          <w:iCs/>
        </w:rPr>
        <w:t>Race, Class, and Community Identity: Radical Philosophy Today</w:t>
      </w:r>
      <w:r w:rsidRPr="00977112">
        <w:rPr>
          <w:rFonts w:ascii="Times New Roman" w:hAnsi="Times New Roman" w:cs="Times New Roman"/>
        </w:rPr>
        <w:t>. Amherst, NY: Humanity Books, pp. 23–51.</w:t>
      </w:r>
    </w:p>
  </w:footnote>
  <w:footnote w:id="6">
    <w:p w14:paraId="35DA6971" w14:textId="25BAACB6" w:rsidR="007E3C7D" w:rsidRPr="00977112" w:rsidRDefault="007E3C7D">
      <w:pPr>
        <w:pStyle w:val="FootnoteText"/>
        <w:rPr>
          <w:rFonts w:ascii="Times New Roman" w:hAnsi="Times New Roman" w:cs="Times New Roman"/>
          <w:lang w:val="en-US"/>
        </w:rPr>
      </w:pPr>
      <w:r w:rsidRPr="00977112">
        <w:rPr>
          <w:rStyle w:val="FootnoteReference"/>
          <w:rFonts w:ascii="Times New Roman" w:hAnsi="Times New Roman" w:cs="Times New Roman"/>
        </w:rPr>
        <w:footnoteRef/>
      </w:r>
      <w:r w:rsidRPr="00977112">
        <w:rPr>
          <w:rFonts w:ascii="Times New Roman" w:hAnsi="Times New Roman" w:cs="Times New Roman"/>
        </w:rPr>
        <w:t xml:space="preserve"> </w:t>
      </w:r>
      <w:r w:rsidR="00977112" w:rsidRPr="00977112">
        <w:rPr>
          <w:rFonts w:ascii="Times New Roman" w:hAnsi="Times New Roman" w:cs="Times New Roman"/>
        </w:rPr>
        <w:t xml:space="preserve">Mills, C.W. (2000) ‘“But What Are You Really?” The Metaphysics of Race’, in Light, A. &amp; </w:t>
      </w:r>
      <w:proofErr w:type="spellStart"/>
      <w:r w:rsidR="00977112" w:rsidRPr="00977112">
        <w:rPr>
          <w:rFonts w:ascii="Times New Roman" w:hAnsi="Times New Roman" w:cs="Times New Roman"/>
        </w:rPr>
        <w:t>Mechthild</w:t>
      </w:r>
      <w:proofErr w:type="spellEnd"/>
      <w:r w:rsidR="00977112" w:rsidRPr="00977112">
        <w:rPr>
          <w:rFonts w:ascii="Times New Roman" w:hAnsi="Times New Roman" w:cs="Times New Roman"/>
        </w:rPr>
        <w:t xml:space="preserve">, N. (eds.) </w:t>
      </w:r>
      <w:r w:rsidR="00977112" w:rsidRPr="00977112">
        <w:rPr>
          <w:rFonts w:ascii="Times New Roman" w:hAnsi="Times New Roman" w:cs="Times New Roman"/>
          <w:i/>
          <w:iCs/>
        </w:rPr>
        <w:t>Race, Class, and Community Identity: Radical Philosophy Today</w:t>
      </w:r>
      <w:r w:rsidR="00977112" w:rsidRPr="00977112">
        <w:rPr>
          <w:rFonts w:ascii="Times New Roman" w:hAnsi="Times New Roman" w:cs="Times New Roman"/>
        </w:rPr>
        <w:t>. Amherst, NY: Humanity Books, pp. 23–51.</w:t>
      </w:r>
    </w:p>
  </w:footnote>
  <w:footnote w:id="7">
    <w:p w14:paraId="4BA58FA7" w14:textId="51061051" w:rsidR="007E3C7D" w:rsidRPr="007E3C7D" w:rsidRDefault="007E3C7D">
      <w:pPr>
        <w:pStyle w:val="FootnoteText"/>
        <w:rPr>
          <w:lang w:val="en-US"/>
        </w:rPr>
      </w:pPr>
      <w:r w:rsidRPr="00977112">
        <w:rPr>
          <w:rStyle w:val="FootnoteReference"/>
          <w:rFonts w:ascii="Times New Roman" w:hAnsi="Times New Roman" w:cs="Times New Roman"/>
        </w:rPr>
        <w:footnoteRef/>
      </w:r>
      <w:r w:rsidRPr="00977112">
        <w:rPr>
          <w:rFonts w:ascii="Times New Roman" w:hAnsi="Times New Roman" w:cs="Times New Roman"/>
        </w:rPr>
        <w:t xml:space="preserve"> </w:t>
      </w:r>
      <w:proofErr w:type="spellStart"/>
      <w:r w:rsidR="00977112" w:rsidRPr="00977112">
        <w:rPr>
          <w:rFonts w:ascii="Times New Roman" w:hAnsi="Times New Roman" w:cs="Times New Roman"/>
        </w:rPr>
        <w:t>Haslanger</w:t>
      </w:r>
      <w:proofErr w:type="spellEnd"/>
      <w:r w:rsidR="00977112" w:rsidRPr="00977112">
        <w:rPr>
          <w:rFonts w:ascii="Times New Roman" w:hAnsi="Times New Roman" w:cs="Times New Roman"/>
        </w:rPr>
        <w:t xml:space="preserve">, S. (2000) ‘Gender and Race: (What) Are They? (What) Do We Want Them To Be?’, </w:t>
      </w:r>
      <w:proofErr w:type="spellStart"/>
      <w:r w:rsidR="00977112" w:rsidRPr="00977112">
        <w:rPr>
          <w:rFonts w:ascii="Times New Roman" w:hAnsi="Times New Roman" w:cs="Times New Roman"/>
          <w:i/>
          <w:iCs/>
        </w:rPr>
        <w:t>Noûs</w:t>
      </w:r>
      <w:proofErr w:type="spellEnd"/>
      <w:r w:rsidR="00977112" w:rsidRPr="00977112">
        <w:rPr>
          <w:rFonts w:ascii="Times New Roman" w:hAnsi="Times New Roman" w:cs="Times New Roman"/>
        </w:rPr>
        <w:t>, 34(1), pp. 31-55.</w:t>
      </w:r>
    </w:p>
  </w:footnote>
  <w:footnote w:id="8">
    <w:p w14:paraId="1547BC96" w14:textId="7A968F72" w:rsidR="007E3C7D" w:rsidRPr="00977112" w:rsidRDefault="007E3C7D">
      <w:pPr>
        <w:pStyle w:val="FootnoteText"/>
        <w:rPr>
          <w:rFonts w:ascii="Times New Roman" w:hAnsi="Times New Roman" w:cs="Times New Roman"/>
          <w:lang w:val="en-US"/>
        </w:rPr>
      </w:pPr>
      <w:r w:rsidRPr="00977112">
        <w:rPr>
          <w:rStyle w:val="FootnoteReference"/>
          <w:rFonts w:ascii="Times New Roman" w:hAnsi="Times New Roman" w:cs="Times New Roman"/>
        </w:rPr>
        <w:footnoteRef/>
      </w:r>
      <w:r w:rsidRPr="00977112">
        <w:rPr>
          <w:rFonts w:ascii="Times New Roman" w:hAnsi="Times New Roman" w:cs="Times New Roman"/>
        </w:rPr>
        <w:t xml:space="preserve"> </w:t>
      </w:r>
      <w:r w:rsidR="00977112" w:rsidRPr="00977112">
        <w:rPr>
          <w:rFonts w:ascii="Times New Roman" w:hAnsi="Times New Roman" w:cs="Times New Roman"/>
        </w:rPr>
        <w:t xml:space="preserve">Hacking, I. (1995) ‘The Looping Effects of Human Kinds’, in Sperber, D., Premack, D. &amp; Premack, A.J. (eds.) </w:t>
      </w:r>
      <w:r w:rsidR="00977112" w:rsidRPr="00977112">
        <w:rPr>
          <w:rFonts w:ascii="Times New Roman" w:hAnsi="Times New Roman" w:cs="Times New Roman"/>
          <w:i/>
          <w:iCs/>
        </w:rPr>
        <w:t>Causal Cognition: A Multidisciplinary Debate</w:t>
      </w:r>
      <w:r w:rsidR="00977112" w:rsidRPr="00977112">
        <w:rPr>
          <w:rFonts w:ascii="Times New Roman" w:hAnsi="Times New Roman" w:cs="Times New Roman"/>
        </w:rPr>
        <w:t>. Oxford: Oxford University Press, pp. 351–383.</w:t>
      </w:r>
    </w:p>
  </w:footnote>
  <w:footnote w:id="9">
    <w:p w14:paraId="5355589D" w14:textId="3EB1FF9C" w:rsidR="007E3C7D" w:rsidRPr="00977112" w:rsidRDefault="007E3C7D" w:rsidP="00977112">
      <w:pPr>
        <w:pStyle w:val="FootnoteText"/>
        <w:rPr>
          <w:rFonts w:ascii="Times New Roman" w:hAnsi="Times New Roman" w:cs="Times New Roman"/>
        </w:rPr>
      </w:pPr>
      <w:r w:rsidRPr="00977112">
        <w:rPr>
          <w:rStyle w:val="FootnoteReference"/>
          <w:rFonts w:ascii="Times New Roman" w:hAnsi="Times New Roman" w:cs="Times New Roman"/>
        </w:rPr>
        <w:footnoteRef/>
      </w:r>
      <w:r w:rsidRPr="00977112">
        <w:rPr>
          <w:rFonts w:ascii="Times New Roman" w:hAnsi="Times New Roman" w:cs="Times New Roman"/>
        </w:rPr>
        <w:t xml:space="preserve"> </w:t>
      </w:r>
      <w:r w:rsidR="00977112" w:rsidRPr="00977112">
        <w:rPr>
          <w:rFonts w:ascii="Times New Roman" w:hAnsi="Times New Roman" w:cs="Times New Roman"/>
        </w:rPr>
        <w:t xml:space="preserve">Shelby, T. (2002) ‘Foundations of Black Solidarity: Collective Identity or Common Oppression’, </w:t>
      </w:r>
      <w:r w:rsidR="00977112" w:rsidRPr="00977112">
        <w:rPr>
          <w:rFonts w:ascii="Times New Roman" w:hAnsi="Times New Roman" w:cs="Times New Roman"/>
          <w:i/>
          <w:iCs/>
        </w:rPr>
        <w:t>Ethics</w:t>
      </w:r>
      <w:r w:rsidR="00977112" w:rsidRPr="00977112">
        <w:rPr>
          <w:rFonts w:ascii="Times New Roman" w:hAnsi="Times New Roman" w:cs="Times New Roman"/>
        </w:rPr>
        <w:t>, 112(2), pp. 231-266.</w:t>
      </w:r>
    </w:p>
  </w:footnote>
  <w:footnote w:id="10">
    <w:p w14:paraId="31F43A86" w14:textId="577D955D" w:rsidR="007E3C7D" w:rsidRPr="00977112" w:rsidRDefault="007E3C7D">
      <w:pPr>
        <w:pStyle w:val="FootnoteText"/>
        <w:rPr>
          <w:rFonts w:ascii="Times New Roman" w:hAnsi="Times New Roman" w:cs="Times New Roman"/>
        </w:rPr>
      </w:pPr>
      <w:r w:rsidRPr="00977112">
        <w:rPr>
          <w:rStyle w:val="FootnoteReference"/>
          <w:rFonts w:ascii="Times New Roman" w:hAnsi="Times New Roman" w:cs="Times New Roman"/>
        </w:rPr>
        <w:footnoteRef/>
      </w:r>
      <w:r w:rsidRPr="00977112">
        <w:rPr>
          <w:rFonts w:ascii="Times New Roman" w:hAnsi="Times New Roman" w:cs="Times New Roman"/>
        </w:rPr>
        <w:t xml:space="preserve"> </w:t>
      </w:r>
      <w:r w:rsidR="00977112" w:rsidRPr="00977112">
        <w:rPr>
          <w:rFonts w:ascii="Times New Roman" w:hAnsi="Times New Roman" w:cs="Times New Roman"/>
        </w:rPr>
        <w:t xml:space="preserve">Shelby, T. (2002) ‘Foundations of Black Solidarity: Collective Identity or Common Oppression’, </w:t>
      </w:r>
      <w:r w:rsidR="00977112" w:rsidRPr="00977112">
        <w:rPr>
          <w:rFonts w:ascii="Times New Roman" w:hAnsi="Times New Roman" w:cs="Times New Roman"/>
          <w:i/>
          <w:iCs/>
        </w:rPr>
        <w:t>Ethics</w:t>
      </w:r>
      <w:r w:rsidR="00977112" w:rsidRPr="00977112">
        <w:rPr>
          <w:rFonts w:ascii="Times New Roman" w:hAnsi="Times New Roman" w:cs="Times New Roman"/>
        </w:rPr>
        <w:t>, 112(2), pp. 231-266.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1E3333"/>
    <w:multiLevelType w:val="hybridMultilevel"/>
    <w:tmpl w:val="2728AE6C"/>
    <w:lvl w:ilvl="0" w:tplc="87E03080">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6097846"/>
    <w:multiLevelType w:val="hybridMultilevel"/>
    <w:tmpl w:val="B8A07A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BA252D8"/>
    <w:multiLevelType w:val="hybridMultilevel"/>
    <w:tmpl w:val="B298ED28"/>
    <w:lvl w:ilvl="0" w:tplc="30A6B808">
      <w:start w:val="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ail Leckie">
    <w15:presenceInfo w15:providerId="None" w15:userId="Gail Lecki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1D5"/>
    <w:rsid w:val="00016DC5"/>
    <w:rsid w:val="00073EF0"/>
    <w:rsid w:val="000E6FDE"/>
    <w:rsid w:val="00102B1C"/>
    <w:rsid w:val="001B0E9B"/>
    <w:rsid w:val="001D5974"/>
    <w:rsid w:val="001D5AF3"/>
    <w:rsid w:val="001E77F1"/>
    <w:rsid w:val="002572EA"/>
    <w:rsid w:val="00440E6D"/>
    <w:rsid w:val="00462A40"/>
    <w:rsid w:val="004F2243"/>
    <w:rsid w:val="005C7717"/>
    <w:rsid w:val="005D1BA9"/>
    <w:rsid w:val="005D25D4"/>
    <w:rsid w:val="005E19E4"/>
    <w:rsid w:val="00603160"/>
    <w:rsid w:val="00616371"/>
    <w:rsid w:val="006342C3"/>
    <w:rsid w:val="007E3C7D"/>
    <w:rsid w:val="007F1E33"/>
    <w:rsid w:val="008141D5"/>
    <w:rsid w:val="008766CE"/>
    <w:rsid w:val="008928AD"/>
    <w:rsid w:val="00895B98"/>
    <w:rsid w:val="009135AD"/>
    <w:rsid w:val="0092091F"/>
    <w:rsid w:val="00940DED"/>
    <w:rsid w:val="00945759"/>
    <w:rsid w:val="00977112"/>
    <w:rsid w:val="009D091D"/>
    <w:rsid w:val="009F5842"/>
    <w:rsid w:val="00A04CB7"/>
    <w:rsid w:val="00A832A1"/>
    <w:rsid w:val="00A846ED"/>
    <w:rsid w:val="00AA6637"/>
    <w:rsid w:val="00AE4F24"/>
    <w:rsid w:val="00B346D9"/>
    <w:rsid w:val="00B75AF3"/>
    <w:rsid w:val="00BA7FAD"/>
    <w:rsid w:val="00BE06FA"/>
    <w:rsid w:val="00C21370"/>
    <w:rsid w:val="00C9380C"/>
    <w:rsid w:val="00CA505D"/>
    <w:rsid w:val="00D4768F"/>
    <w:rsid w:val="00D77167"/>
    <w:rsid w:val="00E06ED4"/>
    <w:rsid w:val="00E4234D"/>
    <w:rsid w:val="00E96DC1"/>
    <w:rsid w:val="00EA61FE"/>
    <w:rsid w:val="00EF463F"/>
    <w:rsid w:val="00FA2AB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511844"/>
  <w15:chartTrackingRefBased/>
  <w15:docId w15:val="{53BAEC6B-3430-0A4E-9759-5279FB328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1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1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1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1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1D5"/>
    <w:rPr>
      <w:rFonts w:eastAsiaTheme="majorEastAsia" w:cstheme="majorBidi"/>
      <w:color w:val="272727" w:themeColor="text1" w:themeTint="D8"/>
    </w:rPr>
  </w:style>
  <w:style w:type="paragraph" w:styleId="Title">
    <w:name w:val="Title"/>
    <w:basedOn w:val="Normal"/>
    <w:next w:val="Normal"/>
    <w:link w:val="TitleChar"/>
    <w:uiPriority w:val="10"/>
    <w:qFormat/>
    <w:rsid w:val="008141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1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1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41D5"/>
    <w:rPr>
      <w:i/>
      <w:iCs/>
      <w:color w:val="404040" w:themeColor="text1" w:themeTint="BF"/>
    </w:rPr>
  </w:style>
  <w:style w:type="paragraph" w:styleId="ListParagraph">
    <w:name w:val="List Paragraph"/>
    <w:basedOn w:val="Normal"/>
    <w:uiPriority w:val="34"/>
    <w:qFormat/>
    <w:rsid w:val="008141D5"/>
    <w:pPr>
      <w:ind w:left="720"/>
      <w:contextualSpacing/>
    </w:pPr>
  </w:style>
  <w:style w:type="character" w:styleId="IntenseEmphasis">
    <w:name w:val="Intense Emphasis"/>
    <w:basedOn w:val="DefaultParagraphFont"/>
    <w:uiPriority w:val="21"/>
    <w:qFormat/>
    <w:rsid w:val="008141D5"/>
    <w:rPr>
      <w:i/>
      <w:iCs/>
      <w:color w:val="0F4761" w:themeColor="accent1" w:themeShade="BF"/>
    </w:rPr>
  </w:style>
  <w:style w:type="paragraph" w:styleId="IntenseQuote">
    <w:name w:val="Intense Quote"/>
    <w:basedOn w:val="Normal"/>
    <w:next w:val="Normal"/>
    <w:link w:val="IntenseQuoteChar"/>
    <w:uiPriority w:val="30"/>
    <w:qFormat/>
    <w:rsid w:val="00814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1D5"/>
    <w:rPr>
      <w:i/>
      <w:iCs/>
      <w:color w:val="0F4761" w:themeColor="accent1" w:themeShade="BF"/>
    </w:rPr>
  </w:style>
  <w:style w:type="character" w:styleId="IntenseReference">
    <w:name w:val="Intense Reference"/>
    <w:basedOn w:val="DefaultParagraphFont"/>
    <w:uiPriority w:val="32"/>
    <w:qFormat/>
    <w:rsid w:val="008141D5"/>
    <w:rPr>
      <w:b/>
      <w:bCs/>
      <w:smallCaps/>
      <w:color w:val="0F4761" w:themeColor="accent1" w:themeShade="BF"/>
      <w:spacing w:val="5"/>
    </w:rPr>
  </w:style>
  <w:style w:type="paragraph" w:styleId="FootnoteText">
    <w:name w:val="footnote text"/>
    <w:basedOn w:val="Normal"/>
    <w:link w:val="FootnoteTextChar"/>
    <w:uiPriority w:val="99"/>
    <w:unhideWhenUsed/>
    <w:rsid w:val="00B346D9"/>
    <w:rPr>
      <w:sz w:val="20"/>
      <w:szCs w:val="20"/>
    </w:rPr>
  </w:style>
  <w:style w:type="character" w:customStyle="1" w:styleId="FootnoteTextChar">
    <w:name w:val="Footnote Text Char"/>
    <w:basedOn w:val="DefaultParagraphFont"/>
    <w:link w:val="FootnoteText"/>
    <w:uiPriority w:val="99"/>
    <w:rsid w:val="00B346D9"/>
    <w:rPr>
      <w:sz w:val="20"/>
      <w:szCs w:val="20"/>
    </w:rPr>
  </w:style>
  <w:style w:type="character" w:styleId="FootnoteReference">
    <w:name w:val="footnote reference"/>
    <w:basedOn w:val="DefaultParagraphFont"/>
    <w:uiPriority w:val="99"/>
    <w:semiHidden/>
    <w:unhideWhenUsed/>
    <w:rsid w:val="00B346D9"/>
    <w:rPr>
      <w:vertAlign w:val="superscript"/>
    </w:rPr>
  </w:style>
  <w:style w:type="paragraph" w:styleId="NormalWeb">
    <w:name w:val="Normal (Web)"/>
    <w:basedOn w:val="Normal"/>
    <w:uiPriority w:val="99"/>
    <w:semiHidden/>
    <w:unhideWhenUsed/>
    <w:rsid w:val="00977112"/>
    <w:rPr>
      <w:rFonts w:ascii="Times New Roman" w:hAnsi="Times New Roman" w:cs="Times New Roman"/>
    </w:rPr>
  </w:style>
  <w:style w:type="character" w:styleId="CommentReference">
    <w:name w:val="annotation reference"/>
    <w:basedOn w:val="DefaultParagraphFont"/>
    <w:uiPriority w:val="99"/>
    <w:semiHidden/>
    <w:unhideWhenUsed/>
    <w:rsid w:val="001D5974"/>
    <w:rPr>
      <w:sz w:val="16"/>
      <w:szCs w:val="16"/>
    </w:rPr>
  </w:style>
  <w:style w:type="paragraph" w:styleId="CommentText">
    <w:name w:val="annotation text"/>
    <w:basedOn w:val="Normal"/>
    <w:link w:val="CommentTextChar"/>
    <w:uiPriority w:val="99"/>
    <w:semiHidden/>
    <w:unhideWhenUsed/>
    <w:rsid w:val="001D5974"/>
    <w:rPr>
      <w:sz w:val="20"/>
      <w:szCs w:val="20"/>
    </w:rPr>
  </w:style>
  <w:style w:type="character" w:customStyle="1" w:styleId="CommentTextChar">
    <w:name w:val="Comment Text Char"/>
    <w:basedOn w:val="DefaultParagraphFont"/>
    <w:link w:val="CommentText"/>
    <w:uiPriority w:val="99"/>
    <w:semiHidden/>
    <w:rsid w:val="001D5974"/>
    <w:rPr>
      <w:sz w:val="20"/>
      <w:szCs w:val="20"/>
    </w:rPr>
  </w:style>
  <w:style w:type="paragraph" w:styleId="CommentSubject">
    <w:name w:val="annotation subject"/>
    <w:basedOn w:val="CommentText"/>
    <w:next w:val="CommentText"/>
    <w:link w:val="CommentSubjectChar"/>
    <w:uiPriority w:val="99"/>
    <w:semiHidden/>
    <w:unhideWhenUsed/>
    <w:rsid w:val="001D5974"/>
    <w:rPr>
      <w:b/>
      <w:bCs/>
    </w:rPr>
  </w:style>
  <w:style w:type="character" w:customStyle="1" w:styleId="CommentSubjectChar">
    <w:name w:val="Comment Subject Char"/>
    <w:basedOn w:val="CommentTextChar"/>
    <w:link w:val="CommentSubject"/>
    <w:uiPriority w:val="99"/>
    <w:semiHidden/>
    <w:rsid w:val="001D5974"/>
    <w:rPr>
      <w:b/>
      <w:bCs/>
      <w:sz w:val="20"/>
      <w:szCs w:val="20"/>
    </w:rPr>
  </w:style>
  <w:style w:type="paragraph" w:styleId="BalloonText">
    <w:name w:val="Balloon Text"/>
    <w:basedOn w:val="Normal"/>
    <w:link w:val="BalloonTextChar"/>
    <w:uiPriority w:val="99"/>
    <w:semiHidden/>
    <w:unhideWhenUsed/>
    <w:rsid w:val="001D59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597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A3B3F-9834-43B7-AB2D-EB1CBCBC1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1587</TotalTime>
  <Pages>7</Pages>
  <Words>2569</Words>
  <Characters>14647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Tan</dc:creator>
  <cp:keywords/>
  <dc:description/>
  <cp:lastModifiedBy>Gail Leckie</cp:lastModifiedBy>
  <cp:revision>8</cp:revision>
  <dcterms:created xsi:type="dcterms:W3CDTF">2025-02-26T20:35:00Z</dcterms:created>
  <dcterms:modified xsi:type="dcterms:W3CDTF">2025-02-28T16:24:00Z</dcterms:modified>
</cp:coreProperties>
</file>