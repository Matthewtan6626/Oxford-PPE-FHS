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3221" w14:textId="6DC782A1" w:rsidR="005D1BA9" w:rsidRDefault="00A73E1B" w:rsidP="00A73E1B">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What would a successful philosophical account of knowledge look like? </w:t>
      </w:r>
    </w:p>
    <w:p w14:paraId="03D033D9" w14:textId="706898E0" w:rsidR="00A73E1B" w:rsidRDefault="00A73E1B" w:rsidP="00A73E1B">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Introduction </w:t>
      </w:r>
    </w:p>
    <w:p w14:paraId="5909C864" w14:textId="405A3005" w:rsidR="00A73E1B" w:rsidRDefault="00A73E1B"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In contemporary debates centered around providing a successful account of knowledge, we can identify two clear strands of thought. Let us call them </w:t>
      </w:r>
      <w:r w:rsidRPr="00A73E1B">
        <w:rPr>
          <w:rFonts w:ascii="Times New Roman" w:hAnsi="Times New Roman" w:cs="Times New Roman"/>
          <w:i/>
          <w:iCs/>
          <w:lang w:val="en-US"/>
        </w:rPr>
        <w:t>reductive</w:t>
      </w:r>
      <w:r>
        <w:rPr>
          <w:rFonts w:ascii="Times New Roman" w:hAnsi="Times New Roman" w:cs="Times New Roman"/>
          <w:lang w:val="en-US"/>
        </w:rPr>
        <w:t xml:space="preserve"> and </w:t>
      </w:r>
      <w:r w:rsidRPr="00A73E1B">
        <w:rPr>
          <w:rFonts w:ascii="Times New Roman" w:hAnsi="Times New Roman" w:cs="Times New Roman"/>
          <w:i/>
          <w:iCs/>
          <w:lang w:val="en-US"/>
        </w:rPr>
        <w:t>non-reductive</w:t>
      </w:r>
      <w:r>
        <w:rPr>
          <w:rFonts w:ascii="Times New Roman" w:hAnsi="Times New Roman" w:cs="Times New Roman"/>
          <w:lang w:val="en-US"/>
        </w:rPr>
        <w:t xml:space="preserve"> accounts of knowledge. </w:t>
      </w:r>
      <w:r w:rsidR="008C67B1">
        <w:rPr>
          <w:rFonts w:ascii="Times New Roman" w:hAnsi="Times New Roman" w:cs="Times New Roman"/>
          <w:lang w:val="en-US"/>
        </w:rPr>
        <w:t>The</w:t>
      </w:r>
      <w:r>
        <w:rPr>
          <w:rFonts w:ascii="Times New Roman" w:hAnsi="Times New Roman" w:cs="Times New Roman"/>
          <w:lang w:val="en-US"/>
        </w:rPr>
        <w:t xml:space="preserve"> reductive </w:t>
      </w:r>
      <w:r w:rsidR="008C67B1">
        <w:rPr>
          <w:rFonts w:ascii="Times New Roman" w:hAnsi="Times New Roman" w:cs="Times New Roman"/>
          <w:lang w:val="en-US"/>
        </w:rPr>
        <w:t>program</w:t>
      </w:r>
      <w:r>
        <w:rPr>
          <w:rFonts w:ascii="Times New Roman" w:hAnsi="Times New Roman" w:cs="Times New Roman"/>
          <w:lang w:val="en-US"/>
        </w:rPr>
        <w:t xml:space="preserve"> </w:t>
      </w:r>
      <w:r w:rsidR="008C67B1">
        <w:rPr>
          <w:rFonts w:ascii="Times New Roman" w:hAnsi="Times New Roman" w:cs="Times New Roman"/>
          <w:lang w:val="en-US"/>
        </w:rPr>
        <w:t>for</w:t>
      </w:r>
      <w:r>
        <w:rPr>
          <w:rFonts w:ascii="Times New Roman" w:hAnsi="Times New Roman" w:cs="Times New Roman"/>
          <w:lang w:val="en-US"/>
        </w:rPr>
        <w:t xml:space="preserve"> knowledge </w:t>
      </w:r>
      <w:r w:rsidR="008C67B1">
        <w:rPr>
          <w:rFonts w:ascii="Times New Roman" w:hAnsi="Times New Roman" w:cs="Times New Roman"/>
          <w:lang w:val="en-US"/>
        </w:rPr>
        <w:t>(R) claims that</w:t>
      </w:r>
      <w:r>
        <w:rPr>
          <w:rFonts w:ascii="Times New Roman" w:hAnsi="Times New Roman" w:cs="Times New Roman"/>
          <w:lang w:val="en-US"/>
        </w:rPr>
        <w:t xml:space="preserve"> the </w:t>
      </w:r>
      <w:r w:rsidRPr="007E1C5E">
        <w:rPr>
          <w:rFonts w:ascii="Times New Roman" w:hAnsi="Times New Roman" w:cs="Times New Roman"/>
          <w:highlight w:val="yellow"/>
          <w:lang w:val="en-US"/>
          <w:rPrChange w:id="0" w:author="Gail Leckie" w:date="2025-01-22T18:26:00Z">
            <w:rPr>
              <w:rFonts w:ascii="Times New Roman" w:hAnsi="Times New Roman" w:cs="Times New Roman"/>
              <w:lang w:val="en-US"/>
            </w:rPr>
          </w:rPrChange>
        </w:rPr>
        <w:t>concept</w:t>
      </w:r>
      <w:r>
        <w:rPr>
          <w:rFonts w:ascii="Times New Roman" w:hAnsi="Times New Roman" w:cs="Times New Roman"/>
          <w:lang w:val="en-US"/>
        </w:rPr>
        <w:t xml:space="preserve"> of knowledge </w:t>
      </w:r>
      <w:r w:rsidR="008C67B1">
        <w:rPr>
          <w:rFonts w:ascii="Times New Roman" w:hAnsi="Times New Roman" w:cs="Times New Roman"/>
          <w:lang w:val="en-US"/>
        </w:rPr>
        <w:t xml:space="preserve">can be broken </w:t>
      </w:r>
      <w:commentRangeStart w:id="1"/>
      <w:r>
        <w:rPr>
          <w:rFonts w:ascii="Times New Roman" w:hAnsi="Times New Roman" w:cs="Times New Roman"/>
          <w:lang w:val="en-US"/>
        </w:rPr>
        <w:t xml:space="preserve">down into individually necessary and jointly sufficient conditions i.e. “Knowledge = truth + belief + X”. </w:t>
      </w:r>
      <w:commentRangeEnd w:id="1"/>
      <w:r w:rsidR="00B471E8">
        <w:rPr>
          <w:rStyle w:val="CommentReference"/>
        </w:rPr>
        <w:commentReference w:id="1"/>
      </w:r>
      <w:r>
        <w:rPr>
          <w:rFonts w:ascii="Times New Roman" w:hAnsi="Times New Roman" w:cs="Times New Roman"/>
          <w:lang w:val="en-US"/>
        </w:rPr>
        <w:t>A non-reductive account</w:t>
      </w:r>
      <w:r w:rsidR="008C67B1">
        <w:rPr>
          <w:rFonts w:ascii="Times New Roman" w:hAnsi="Times New Roman" w:cs="Times New Roman"/>
          <w:lang w:val="en-US"/>
        </w:rPr>
        <w:t xml:space="preserve"> (NR)</w:t>
      </w:r>
      <w:r>
        <w:rPr>
          <w:rFonts w:ascii="Times New Roman" w:hAnsi="Times New Roman" w:cs="Times New Roman"/>
          <w:lang w:val="en-US"/>
        </w:rPr>
        <w:t xml:space="preserve">, motivated by the recalcitrant challenges to the reductive program, seeks to explain the underlying </w:t>
      </w:r>
      <w:r w:rsidRPr="007E1C5E">
        <w:rPr>
          <w:rFonts w:ascii="Times New Roman" w:hAnsi="Times New Roman" w:cs="Times New Roman"/>
          <w:highlight w:val="yellow"/>
          <w:lang w:val="en-US"/>
          <w:rPrChange w:id="2" w:author="Gail Leckie" w:date="2025-01-22T18:26:00Z">
            <w:rPr>
              <w:rFonts w:ascii="Times New Roman" w:hAnsi="Times New Roman" w:cs="Times New Roman"/>
              <w:lang w:val="en-US"/>
            </w:rPr>
          </w:rPrChange>
        </w:rPr>
        <w:t>nature</w:t>
      </w:r>
      <w:r>
        <w:rPr>
          <w:rFonts w:ascii="Times New Roman" w:hAnsi="Times New Roman" w:cs="Times New Roman"/>
          <w:lang w:val="en-US"/>
        </w:rPr>
        <w:t xml:space="preserve"> of knowledge – for instance, arguing that </w:t>
      </w:r>
      <w:r w:rsidR="00690CB9" w:rsidRPr="00341765">
        <w:rPr>
          <w:rFonts w:ascii="Times New Roman" w:hAnsi="Times New Roman" w:cs="Times New Roman"/>
          <w:i/>
          <w:iCs/>
          <w:lang w:val="en-US"/>
        </w:rPr>
        <w:t>knowing</w:t>
      </w:r>
      <w:r>
        <w:rPr>
          <w:rFonts w:ascii="Times New Roman" w:hAnsi="Times New Roman" w:cs="Times New Roman"/>
          <w:lang w:val="en-US"/>
        </w:rPr>
        <w:t xml:space="preserve"> is the “most general factive mental </w:t>
      </w:r>
      <w:r w:rsidR="00690CB9">
        <w:rPr>
          <w:rFonts w:ascii="Times New Roman" w:hAnsi="Times New Roman" w:cs="Times New Roman"/>
          <w:lang w:val="en-US"/>
        </w:rPr>
        <w:t>state</w:t>
      </w:r>
      <w:r>
        <w:rPr>
          <w:rFonts w:ascii="Times New Roman" w:hAnsi="Times New Roman" w:cs="Times New Roman"/>
          <w:lang w:val="en-US"/>
        </w:rPr>
        <w:t xml:space="preserve">”. </w:t>
      </w:r>
      <w:ins w:id="3" w:author="Gail Leckie" w:date="2025-01-22T18:24:00Z">
        <w:r w:rsidR="003D2BC4">
          <w:rPr>
            <w:rFonts w:ascii="Times New Roman" w:hAnsi="Times New Roman" w:cs="Times New Roman"/>
            <w:lang w:val="en-US"/>
          </w:rPr>
          <w:t xml:space="preserve">I liked this a lot.  I'm curious how you and Elsa think </w:t>
        </w:r>
        <w:r w:rsidR="007E1C5E">
          <w:rPr>
            <w:rFonts w:ascii="Times New Roman" w:hAnsi="Times New Roman" w:cs="Times New Roman"/>
            <w:lang w:val="en-US"/>
          </w:rPr>
          <w:t>your di</w:t>
        </w:r>
      </w:ins>
      <w:ins w:id="4" w:author="Gail Leckie" w:date="2025-01-22T18:25:00Z">
        <w:r w:rsidR="007E1C5E">
          <w:rPr>
            <w:rFonts w:ascii="Times New Roman" w:hAnsi="Times New Roman" w:cs="Times New Roman"/>
            <w:lang w:val="en-US"/>
          </w:rPr>
          <w:t>stinctions line up.  Do you think your reductive vs non-reductive is the same as her hybrid vs simple or not?</w:t>
        </w:r>
      </w:ins>
      <w:ins w:id="5" w:author="Gail Leckie" w:date="2025-01-22T18:26:00Z">
        <w:r w:rsidR="007E1C5E">
          <w:rPr>
            <w:rFonts w:ascii="Times New Roman" w:hAnsi="Times New Roman" w:cs="Times New Roman"/>
            <w:lang w:val="en-US"/>
          </w:rPr>
          <w:t xml:space="preserve">  And I notice you contrast concept and nature.  Could there be a non-reductive conceptual account </w:t>
        </w:r>
      </w:ins>
      <w:ins w:id="6" w:author="Gail Leckie" w:date="2025-01-23T13:03:00Z">
        <w:r w:rsidR="00B471E8">
          <w:rPr>
            <w:rFonts w:ascii="Times New Roman" w:hAnsi="Times New Roman" w:cs="Times New Roman"/>
            <w:lang w:val="en-US"/>
          </w:rPr>
          <w:t xml:space="preserve">(saying </w:t>
        </w:r>
        <w:proofErr w:type="spellStart"/>
        <w:r w:rsidR="00B471E8">
          <w:rPr>
            <w:rFonts w:ascii="Times New Roman" w:hAnsi="Times New Roman" w:cs="Times New Roman"/>
            <w:lang w:val="en-US"/>
          </w:rPr>
          <w:t>smth</w:t>
        </w:r>
        <w:proofErr w:type="spellEnd"/>
        <w:r w:rsidR="00B471E8">
          <w:rPr>
            <w:rFonts w:ascii="Times New Roman" w:hAnsi="Times New Roman" w:cs="Times New Roman"/>
            <w:lang w:val="en-US"/>
          </w:rPr>
          <w:t xml:space="preserve"> non reductive about the relations between </w:t>
        </w:r>
      </w:ins>
      <w:ins w:id="7" w:author="Gail Leckie" w:date="2025-01-23T13:04:00Z">
        <w:r w:rsidR="00B471E8">
          <w:rPr>
            <w:rFonts w:ascii="Times New Roman" w:hAnsi="Times New Roman" w:cs="Times New Roman"/>
            <w:lang w:val="en-US"/>
          </w:rPr>
          <w:t xml:space="preserve">concepts or reducing in other direction) </w:t>
        </w:r>
      </w:ins>
      <w:ins w:id="8" w:author="Gail Leckie" w:date="2025-01-22T18:26:00Z">
        <w:r w:rsidR="007E1C5E">
          <w:rPr>
            <w:rFonts w:ascii="Times New Roman" w:hAnsi="Times New Roman" w:cs="Times New Roman"/>
            <w:lang w:val="en-US"/>
          </w:rPr>
          <w:t>and a reductive nature account</w:t>
        </w:r>
      </w:ins>
      <w:ins w:id="9" w:author="Gail Leckie" w:date="2025-01-22T18:27:00Z">
        <w:r w:rsidR="007E1C5E">
          <w:rPr>
            <w:rFonts w:ascii="Times New Roman" w:hAnsi="Times New Roman" w:cs="Times New Roman"/>
            <w:lang w:val="en-US"/>
          </w:rPr>
          <w:t xml:space="preserve"> </w:t>
        </w:r>
      </w:ins>
      <w:ins w:id="10" w:author="Gail Leckie" w:date="2025-01-23T13:04:00Z">
        <w:r w:rsidR="00B471E8">
          <w:rPr>
            <w:rFonts w:ascii="Times New Roman" w:hAnsi="Times New Roman" w:cs="Times New Roman"/>
            <w:lang w:val="en-US"/>
          </w:rPr>
          <w:t>(</w:t>
        </w:r>
        <w:proofErr w:type="spellStart"/>
        <w:r w:rsidR="00B471E8">
          <w:rPr>
            <w:rFonts w:ascii="Times New Roman" w:hAnsi="Times New Roman" w:cs="Times New Roman"/>
            <w:lang w:val="en-US"/>
          </w:rPr>
          <w:t>ie</w:t>
        </w:r>
        <w:proofErr w:type="spellEnd"/>
        <w:r w:rsidR="00B471E8">
          <w:rPr>
            <w:rFonts w:ascii="Times New Roman" w:hAnsi="Times New Roman" w:cs="Times New Roman"/>
            <w:lang w:val="en-US"/>
          </w:rPr>
          <w:t xml:space="preserve"> there are three independent metaphysical conditions for S knows that p</w:t>
        </w:r>
        <w:proofErr w:type="gramStart"/>
        <w:r w:rsidR="00B471E8">
          <w:rPr>
            <w:rFonts w:ascii="Times New Roman" w:hAnsi="Times New Roman" w:cs="Times New Roman"/>
            <w:lang w:val="en-US"/>
          </w:rPr>
          <w:t xml:space="preserve">) </w:t>
        </w:r>
      </w:ins>
      <w:ins w:id="11" w:author="Gail Leckie" w:date="2025-01-22T18:27:00Z">
        <w:r w:rsidR="007E1C5E">
          <w:rPr>
            <w:rFonts w:ascii="Times New Roman" w:hAnsi="Times New Roman" w:cs="Times New Roman"/>
            <w:lang w:val="en-US"/>
          </w:rPr>
          <w:t>.</w:t>
        </w:r>
        <w:proofErr w:type="gramEnd"/>
        <w:r w:rsidR="007E1C5E">
          <w:rPr>
            <w:rFonts w:ascii="Times New Roman" w:hAnsi="Times New Roman" w:cs="Times New Roman"/>
            <w:lang w:val="en-US"/>
          </w:rPr>
          <w:t xml:space="preserve">  </w:t>
        </w:r>
      </w:ins>
    </w:p>
    <w:p w14:paraId="7BF62511" w14:textId="02587CC4" w:rsidR="003416F3" w:rsidRDefault="00A73E1B"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I argue that </w:t>
      </w:r>
      <w:r w:rsidR="00214C82">
        <w:rPr>
          <w:rFonts w:ascii="Times New Roman" w:hAnsi="Times New Roman" w:cs="Times New Roman"/>
          <w:lang w:val="en-US"/>
        </w:rPr>
        <w:t>a</w:t>
      </w:r>
      <w:r>
        <w:rPr>
          <w:rFonts w:ascii="Times New Roman" w:hAnsi="Times New Roman" w:cs="Times New Roman"/>
          <w:lang w:val="en-US"/>
        </w:rPr>
        <w:t xml:space="preserve"> successful philosophical account of knowledge is</w:t>
      </w:r>
      <w:r w:rsidR="00214C82">
        <w:rPr>
          <w:rFonts w:ascii="Times New Roman" w:hAnsi="Times New Roman" w:cs="Times New Roman"/>
          <w:lang w:val="en-US"/>
        </w:rPr>
        <w:t xml:space="preserve"> unlikely to be</w:t>
      </w:r>
      <w:r>
        <w:rPr>
          <w:rFonts w:ascii="Times New Roman" w:hAnsi="Times New Roman" w:cs="Times New Roman"/>
          <w:lang w:val="en-US"/>
        </w:rPr>
        <w:t xml:space="preserve"> possible. This will be argued in three stages. First, I consider what a successful account of a concept </w:t>
      </w:r>
      <w:r w:rsidR="001525FA">
        <w:rPr>
          <w:rFonts w:ascii="Times New Roman" w:hAnsi="Times New Roman" w:cs="Times New Roman"/>
          <w:lang w:val="en-US"/>
        </w:rPr>
        <w:t xml:space="preserve">X </w:t>
      </w:r>
      <w:r>
        <w:rPr>
          <w:rFonts w:ascii="Times New Roman" w:hAnsi="Times New Roman" w:cs="Times New Roman"/>
          <w:lang w:val="en-US"/>
        </w:rPr>
        <w:t>looks like</w:t>
      </w:r>
      <w:r w:rsidR="008C67B1">
        <w:rPr>
          <w:rFonts w:ascii="Times New Roman" w:hAnsi="Times New Roman" w:cs="Times New Roman"/>
          <w:lang w:val="en-US"/>
        </w:rPr>
        <w:t xml:space="preserve"> </w:t>
      </w:r>
      <w:r>
        <w:rPr>
          <w:rFonts w:ascii="Times New Roman" w:hAnsi="Times New Roman" w:cs="Times New Roman"/>
          <w:lang w:val="en-US"/>
        </w:rPr>
        <w:t>–</w:t>
      </w:r>
      <w:r w:rsidR="008C67B1">
        <w:rPr>
          <w:rFonts w:ascii="Times New Roman" w:hAnsi="Times New Roman" w:cs="Times New Roman"/>
          <w:lang w:val="en-US"/>
        </w:rPr>
        <w:t xml:space="preserve"> a reductive account must classify and declassify cases of </w:t>
      </w:r>
      <w:r w:rsidR="001525FA">
        <w:rPr>
          <w:rFonts w:ascii="Times New Roman" w:hAnsi="Times New Roman" w:cs="Times New Roman"/>
          <w:lang w:val="en-US"/>
        </w:rPr>
        <w:t>X</w:t>
      </w:r>
      <w:r w:rsidR="008C67B1">
        <w:rPr>
          <w:rFonts w:ascii="Times New Roman" w:hAnsi="Times New Roman" w:cs="Times New Roman"/>
          <w:lang w:val="en-US"/>
        </w:rPr>
        <w:t xml:space="preserve">, while a non-reductive account </w:t>
      </w:r>
      <w:commentRangeStart w:id="12"/>
      <w:r w:rsidR="00801E61">
        <w:rPr>
          <w:rFonts w:ascii="Times New Roman" w:hAnsi="Times New Roman" w:cs="Times New Roman"/>
          <w:lang w:val="en-US"/>
        </w:rPr>
        <w:t>must provide a non-circular piece of conceptual analysis</w:t>
      </w:r>
      <w:r w:rsidR="003416F3">
        <w:rPr>
          <w:rFonts w:ascii="Times New Roman" w:hAnsi="Times New Roman" w:cs="Times New Roman"/>
          <w:lang w:val="en-US"/>
        </w:rPr>
        <w:t xml:space="preserve">. </w:t>
      </w:r>
      <w:commentRangeEnd w:id="12"/>
      <w:r w:rsidR="007E1C5E">
        <w:rPr>
          <w:rStyle w:val="CommentReference"/>
        </w:rPr>
        <w:commentReference w:id="12"/>
      </w:r>
      <w:r w:rsidR="008C67B1">
        <w:rPr>
          <w:rFonts w:ascii="Times New Roman" w:hAnsi="Times New Roman" w:cs="Times New Roman"/>
          <w:lang w:val="en-US"/>
        </w:rPr>
        <w:t>Second, I consider and reject Williamson’s argument that ‘knowing’ is a mental state</w:t>
      </w:r>
      <w:r w:rsidR="00A3101D">
        <w:rPr>
          <w:rFonts w:ascii="Times New Roman" w:hAnsi="Times New Roman" w:cs="Times New Roman"/>
          <w:lang w:val="en-US"/>
        </w:rPr>
        <w:t xml:space="preserve"> and</w:t>
      </w:r>
      <w:r w:rsidR="008C67B1">
        <w:rPr>
          <w:rFonts w:ascii="Times New Roman" w:hAnsi="Times New Roman" w:cs="Times New Roman"/>
          <w:lang w:val="en-US"/>
        </w:rPr>
        <w:t xml:space="preserve"> reject</w:t>
      </w:r>
      <w:r w:rsidR="00A3101D">
        <w:rPr>
          <w:rFonts w:ascii="Times New Roman" w:hAnsi="Times New Roman" w:cs="Times New Roman"/>
          <w:lang w:val="en-US"/>
        </w:rPr>
        <w:t xml:space="preserve"> positive</w:t>
      </w:r>
      <w:r w:rsidR="008C67B1">
        <w:rPr>
          <w:rFonts w:ascii="Times New Roman" w:hAnsi="Times New Roman" w:cs="Times New Roman"/>
          <w:lang w:val="en-US"/>
        </w:rPr>
        <w:t xml:space="preserve"> his </w:t>
      </w:r>
      <w:r w:rsidR="00A3101D">
        <w:rPr>
          <w:rFonts w:ascii="Times New Roman" w:hAnsi="Times New Roman" w:cs="Times New Roman"/>
          <w:lang w:val="en-US"/>
        </w:rPr>
        <w:t>argument for KMS (causal efficacy)</w:t>
      </w:r>
      <w:r w:rsidR="008C67B1">
        <w:rPr>
          <w:rFonts w:ascii="Times New Roman" w:hAnsi="Times New Roman" w:cs="Times New Roman"/>
          <w:lang w:val="en-US"/>
        </w:rPr>
        <w:t xml:space="preserve">. </w:t>
      </w:r>
      <w:r w:rsidR="003416F3">
        <w:rPr>
          <w:rFonts w:ascii="Times New Roman" w:hAnsi="Times New Roman" w:cs="Times New Roman"/>
          <w:lang w:val="en-US"/>
        </w:rPr>
        <w:t xml:space="preserve"> </w:t>
      </w:r>
      <w:r w:rsidR="008C67B1">
        <w:rPr>
          <w:rFonts w:ascii="Times New Roman" w:hAnsi="Times New Roman" w:cs="Times New Roman"/>
          <w:lang w:val="en-US"/>
        </w:rPr>
        <w:t xml:space="preserve">However, I note that the failure of KMS is consistent with holding that knowledge is unanalysable (NASK). </w:t>
      </w:r>
      <w:proofErr w:type="gramStart"/>
      <w:ins w:id="13" w:author="Gail Leckie" w:date="2025-01-22T18:28:00Z">
        <w:r w:rsidR="007E1C5E">
          <w:rPr>
            <w:rFonts w:ascii="Times New Roman" w:hAnsi="Times New Roman" w:cs="Times New Roman"/>
            <w:lang w:val="en-US"/>
          </w:rPr>
          <w:t>Yes</w:t>
        </w:r>
        <w:proofErr w:type="gramEnd"/>
        <w:r w:rsidR="007E1C5E">
          <w:rPr>
            <w:rFonts w:ascii="Times New Roman" w:hAnsi="Times New Roman" w:cs="Times New Roman"/>
            <w:lang w:val="en-US"/>
          </w:rPr>
          <w:t xml:space="preserve"> I agree.  I think maybe </w:t>
        </w:r>
        <w:proofErr w:type="spellStart"/>
        <w:r w:rsidR="007E1C5E">
          <w:rPr>
            <w:rFonts w:ascii="Times New Roman" w:hAnsi="Times New Roman" w:cs="Times New Roman"/>
            <w:lang w:val="en-US"/>
          </w:rPr>
          <w:t>elsa</w:t>
        </w:r>
        <w:proofErr w:type="spellEnd"/>
        <w:r w:rsidR="007E1C5E">
          <w:rPr>
            <w:rFonts w:ascii="Times New Roman" w:hAnsi="Times New Roman" w:cs="Times New Roman"/>
            <w:lang w:val="en-US"/>
          </w:rPr>
          <w:t xml:space="preserve"> doesn’t.  </w:t>
        </w:r>
      </w:ins>
      <w:ins w:id="14" w:author="Gail Leckie" w:date="2025-01-23T13:01:00Z">
        <w:r w:rsidR="00992FFC">
          <w:rPr>
            <w:rFonts w:ascii="Times New Roman" w:hAnsi="Times New Roman" w:cs="Times New Roman"/>
            <w:lang w:val="en-US"/>
          </w:rPr>
          <w:t xml:space="preserve">Worth considering whether part of the support for KMS comes from NASK or </w:t>
        </w:r>
        <w:proofErr w:type="spellStart"/>
        <w:r w:rsidR="00992FFC">
          <w:rPr>
            <w:rFonts w:ascii="Times New Roman" w:hAnsi="Times New Roman" w:cs="Times New Roman"/>
            <w:lang w:val="en-US"/>
          </w:rPr>
          <w:t>vv</w:t>
        </w:r>
        <w:proofErr w:type="spellEnd"/>
        <w:r w:rsidR="00992FFC">
          <w:rPr>
            <w:rFonts w:ascii="Times New Roman" w:hAnsi="Times New Roman" w:cs="Times New Roman"/>
            <w:lang w:val="en-US"/>
          </w:rPr>
          <w:t xml:space="preserve"> </w:t>
        </w:r>
      </w:ins>
      <w:r w:rsidR="008C67B1">
        <w:rPr>
          <w:rFonts w:ascii="Times New Roman" w:hAnsi="Times New Roman" w:cs="Times New Roman"/>
          <w:lang w:val="en-US"/>
        </w:rPr>
        <w:t xml:space="preserve">Hence, I defend an alternative hypothesis </w:t>
      </w:r>
      <w:r w:rsidR="00B030B8">
        <w:rPr>
          <w:rFonts w:ascii="Times New Roman" w:hAnsi="Times New Roman" w:cs="Times New Roman"/>
          <w:lang w:val="en-US"/>
        </w:rPr>
        <w:t xml:space="preserve">which I take to be most plausible – </w:t>
      </w:r>
      <w:r w:rsidR="00B030B8" w:rsidRPr="007E1C5E">
        <w:rPr>
          <w:rFonts w:ascii="Times New Roman" w:hAnsi="Times New Roman" w:cs="Times New Roman"/>
          <w:highlight w:val="yellow"/>
          <w:lang w:val="en-US"/>
          <w:rPrChange w:id="15" w:author="Gail Leckie" w:date="2025-01-22T18:30:00Z">
            <w:rPr>
              <w:rFonts w:ascii="Times New Roman" w:hAnsi="Times New Roman" w:cs="Times New Roman"/>
              <w:lang w:val="en-US"/>
            </w:rPr>
          </w:rPrChange>
        </w:rPr>
        <w:t>that</w:t>
      </w:r>
      <w:r w:rsidR="008C67B1" w:rsidRPr="007E1C5E">
        <w:rPr>
          <w:rFonts w:ascii="Times New Roman" w:hAnsi="Times New Roman" w:cs="Times New Roman"/>
          <w:highlight w:val="yellow"/>
          <w:lang w:val="en-US"/>
          <w:rPrChange w:id="16" w:author="Gail Leckie" w:date="2025-01-22T18:30:00Z">
            <w:rPr>
              <w:rFonts w:ascii="Times New Roman" w:hAnsi="Times New Roman" w:cs="Times New Roman"/>
              <w:lang w:val="en-US"/>
            </w:rPr>
          </w:rPrChange>
        </w:rPr>
        <w:t xml:space="preserve"> distinguishing cases of knowledge have no </w:t>
      </w:r>
      <w:r w:rsidR="002316C6" w:rsidRPr="007E1C5E">
        <w:rPr>
          <w:rFonts w:ascii="Times New Roman" w:hAnsi="Times New Roman" w:cs="Times New Roman"/>
          <w:highlight w:val="yellow"/>
          <w:lang w:val="en-US"/>
          <w:rPrChange w:id="17" w:author="Gail Leckie" w:date="2025-01-22T18:30:00Z">
            <w:rPr>
              <w:rFonts w:ascii="Times New Roman" w:hAnsi="Times New Roman" w:cs="Times New Roman"/>
              <w:lang w:val="en-US"/>
            </w:rPr>
          </w:rPrChange>
        </w:rPr>
        <w:t>specifiable</w:t>
      </w:r>
      <w:r w:rsidR="008C67B1" w:rsidRPr="007E1C5E">
        <w:rPr>
          <w:rFonts w:ascii="Times New Roman" w:hAnsi="Times New Roman" w:cs="Times New Roman"/>
          <w:highlight w:val="yellow"/>
          <w:lang w:val="en-US"/>
          <w:rPrChange w:id="18" w:author="Gail Leckie" w:date="2025-01-22T18:30:00Z">
            <w:rPr>
              <w:rFonts w:ascii="Times New Roman" w:hAnsi="Times New Roman" w:cs="Times New Roman"/>
              <w:lang w:val="en-US"/>
            </w:rPr>
          </w:rPrChange>
        </w:rPr>
        <w:t xml:space="preserve"> criteria of ‘justification’.</w:t>
      </w:r>
      <w:r w:rsidR="008C67B1">
        <w:rPr>
          <w:rFonts w:ascii="Times New Roman" w:hAnsi="Times New Roman" w:cs="Times New Roman"/>
          <w:lang w:val="en-US"/>
        </w:rPr>
        <w:t xml:space="preserve"> </w:t>
      </w:r>
      <w:ins w:id="19" w:author="Gail Leckie" w:date="2025-01-22T18:30:00Z">
        <w:r w:rsidR="007E1C5E" w:rsidRPr="007E1C5E">
          <w:rPr>
            <w:rFonts w:ascii="Times New Roman" w:hAnsi="Times New Roman" w:cs="Times New Roman"/>
            <w:lang w:val="en-US"/>
          </w:rPr>
          <w:sym w:font="Wingdings" w:char="F0DF"/>
        </w:r>
        <w:r w:rsidR="007E1C5E">
          <w:rPr>
            <w:rFonts w:ascii="Times New Roman" w:hAnsi="Times New Roman" w:cs="Times New Roman"/>
            <w:lang w:val="en-US"/>
          </w:rPr>
          <w:t xml:space="preserve"> I didn’t </w:t>
        </w:r>
      </w:ins>
      <w:ins w:id="20" w:author="Gail Leckie" w:date="2025-01-23T08:07:00Z">
        <w:r w:rsidR="000A25A5">
          <w:rPr>
            <w:rFonts w:ascii="Times New Roman" w:hAnsi="Times New Roman" w:cs="Times New Roman"/>
            <w:lang w:val="en-US"/>
          </w:rPr>
          <w:t xml:space="preserve">know what you </w:t>
        </w:r>
        <w:proofErr w:type="spellStart"/>
        <w:r w:rsidR="000A25A5">
          <w:rPr>
            <w:rFonts w:ascii="Times New Roman" w:hAnsi="Times New Roman" w:cs="Times New Roman"/>
            <w:lang w:val="en-US"/>
          </w:rPr>
          <w:t>menat</w:t>
        </w:r>
        <w:proofErr w:type="spellEnd"/>
        <w:r w:rsidR="000A25A5">
          <w:rPr>
            <w:rFonts w:ascii="Times New Roman" w:hAnsi="Times New Roman" w:cs="Times New Roman"/>
            <w:lang w:val="en-US"/>
          </w:rPr>
          <w:t xml:space="preserve"> here</w:t>
        </w:r>
      </w:ins>
      <w:ins w:id="21" w:author="Gail Leckie" w:date="2025-01-22T18:30:00Z">
        <w:r w:rsidR="007E1C5E">
          <w:rPr>
            <w:rFonts w:ascii="Times New Roman" w:hAnsi="Times New Roman" w:cs="Times New Roman"/>
            <w:lang w:val="en-US"/>
          </w:rPr>
          <w:t xml:space="preserve">.  </w:t>
        </w:r>
      </w:ins>
      <w:r w:rsidR="008C67B1">
        <w:rPr>
          <w:rFonts w:ascii="Times New Roman" w:hAnsi="Times New Roman" w:cs="Times New Roman"/>
          <w:lang w:val="en-US"/>
        </w:rPr>
        <w:t xml:space="preserve">Call this the </w:t>
      </w:r>
      <w:r w:rsidR="002316C6">
        <w:rPr>
          <w:rFonts w:ascii="Times New Roman" w:hAnsi="Times New Roman" w:cs="Times New Roman"/>
          <w:i/>
          <w:iCs/>
          <w:lang w:val="en-US"/>
        </w:rPr>
        <w:t>vagueness</w:t>
      </w:r>
      <w:r w:rsidR="008C67B1" w:rsidRPr="008C67B1">
        <w:rPr>
          <w:rFonts w:ascii="Times New Roman" w:hAnsi="Times New Roman" w:cs="Times New Roman"/>
          <w:i/>
          <w:iCs/>
          <w:lang w:val="en-US"/>
        </w:rPr>
        <w:t xml:space="preserve"> hypothesis</w:t>
      </w:r>
      <w:r w:rsidR="008C67B1">
        <w:rPr>
          <w:rFonts w:ascii="Times New Roman" w:hAnsi="Times New Roman" w:cs="Times New Roman"/>
          <w:lang w:val="en-US"/>
        </w:rPr>
        <w:t xml:space="preserve"> (</w:t>
      </w:r>
      <w:r w:rsidR="002316C6">
        <w:rPr>
          <w:rFonts w:ascii="Times New Roman" w:hAnsi="Times New Roman" w:cs="Times New Roman"/>
          <w:lang w:val="en-US"/>
        </w:rPr>
        <w:t>VH</w:t>
      </w:r>
      <w:r w:rsidR="008C67B1">
        <w:rPr>
          <w:rFonts w:ascii="Times New Roman" w:hAnsi="Times New Roman" w:cs="Times New Roman"/>
          <w:lang w:val="en-US"/>
        </w:rPr>
        <w:t>). This will be defended by highlighting the need to reconcile Williamson’s Inductive Argument for NASK with the observation that each standard account of knowledge has captured large portions of cases for what knowledge is</w:t>
      </w:r>
      <w:r w:rsidR="00214C82">
        <w:rPr>
          <w:rFonts w:ascii="Times New Roman" w:hAnsi="Times New Roman" w:cs="Times New Roman"/>
          <w:lang w:val="en-US"/>
        </w:rPr>
        <w:t>, and the way in which we already intuitively discriminate against cases of what counts as knowledge in Gettier cases</w:t>
      </w:r>
      <w:r w:rsidR="00A10B70">
        <w:rPr>
          <w:rFonts w:ascii="Times New Roman" w:hAnsi="Times New Roman" w:cs="Times New Roman"/>
          <w:lang w:val="en-US"/>
        </w:rPr>
        <w:t xml:space="preserve">. In turn, I claim that </w:t>
      </w:r>
      <w:r w:rsidR="00DF2434">
        <w:rPr>
          <w:rFonts w:ascii="Times New Roman" w:hAnsi="Times New Roman" w:cs="Times New Roman"/>
          <w:lang w:val="en-US"/>
        </w:rPr>
        <w:t>it is not possible to have a successful</w:t>
      </w:r>
      <w:r w:rsidR="00A10B70">
        <w:rPr>
          <w:rFonts w:ascii="Times New Roman" w:hAnsi="Times New Roman" w:cs="Times New Roman"/>
          <w:lang w:val="en-US"/>
        </w:rPr>
        <w:t xml:space="preserve"> account </w:t>
      </w:r>
      <w:r w:rsidR="00DF2434">
        <w:rPr>
          <w:rFonts w:ascii="Times New Roman" w:hAnsi="Times New Roman" w:cs="Times New Roman"/>
          <w:lang w:val="en-US"/>
        </w:rPr>
        <w:t>of knowledge</w:t>
      </w:r>
      <w:r w:rsidR="00A10B70">
        <w:rPr>
          <w:rFonts w:ascii="Times New Roman" w:hAnsi="Times New Roman" w:cs="Times New Roman"/>
          <w:lang w:val="en-US"/>
        </w:rPr>
        <w:t>.</w:t>
      </w:r>
      <w:ins w:id="22" w:author="Gail Leckie" w:date="2025-01-22T18:30:00Z">
        <w:r w:rsidR="007E1C5E">
          <w:rPr>
            <w:rFonts w:ascii="Times New Roman" w:hAnsi="Times New Roman" w:cs="Times New Roman"/>
            <w:lang w:val="en-US"/>
          </w:rPr>
          <w:t xml:space="preserve">  To argue that two </w:t>
        </w:r>
      </w:ins>
      <w:ins w:id="23" w:author="Gail Leckie" w:date="2025-01-23T13:07:00Z">
        <w:r w:rsidR="00B471E8">
          <w:rPr>
            <w:rFonts w:ascii="Times New Roman" w:hAnsi="Times New Roman" w:cs="Times New Roman"/>
            <w:lang w:val="en-US"/>
          </w:rPr>
          <w:t xml:space="preserve">particular </w:t>
        </w:r>
      </w:ins>
      <w:ins w:id="24" w:author="Gail Leckie" w:date="2025-01-22T18:30:00Z">
        <w:r w:rsidR="007E1C5E">
          <w:rPr>
            <w:rFonts w:ascii="Times New Roman" w:hAnsi="Times New Roman" w:cs="Times New Roman"/>
            <w:lang w:val="en-US"/>
          </w:rPr>
          <w:t>accounts of knowledge are unsuccessfu</w:t>
        </w:r>
      </w:ins>
      <w:ins w:id="25" w:author="Gail Leckie" w:date="2025-01-22T18:31:00Z">
        <w:r w:rsidR="007E1C5E">
          <w:rPr>
            <w:rFonts w:ascii="Times New Roman" w:hAnsi="Times New Roman" w:cs="Times New Roman"/>
            <w:lang w:val="en-US"/>
          </w:rPr>
          <w:t>l is not to show that no accounts of knowledge are</w:t>
        </w:r>
      </w:ins>
      <w:ins w:id="26" w:author="Gail Leckie" w:date="2025-01-23T08:08:00Z">
        <w:r w:rsidR="000F3AC4">
          <w:rPr>
            <w:rFonts w:ascii="Times New Roman" w:hAnsi="Times New Roman" w:cs="Times New Roman"/>
            <w:lang w:val="en-US"/>
          </w:rPr>
          <w:t xml:space="preserve"> successful</w:t>
        </w:r>
      </w:ins>
    </w:p>
    <w:p w14:paraId="6F022C86" w14:textId="77777777" w:rsidR="00A73E1B" w:rsidRDefault="00A73E1B" w:rsidP="00A73E1B">
      <w:pPr>
        <w:spacing w:line="360" w:lineRule="auto"/>
        <w:jc w:val="both"/>
        <w:rPr>
          <w:rFonts w:ascii="Times New Roman" w:hAnsi="Times New Roman" w:cs="Times New Roman"/>
          <w:lang w:val="en-US"/>
        </w:rPr>
      </w:pPr>
    </w:p>
    <w:p w14:paraId="747B755E" w14:textId="60AE06CD" w:rsidR="00A73E1B" w:rsidRDefault="00A73E1B" w:rsidP="00A73E1B">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What would a</w:t>
      </w:r>
      <w:r w:rsidR="00A10B70">
        <w:rPr>
          <w:rFonts w:ascii="Times New Roman" w:hAnsi="Times New Roman" w:cs="Times New Roman"/>
          <w:b/>
          <w:bCs/>
          <w:sz w:val="28"/>
          <w:szCs w:val="28"/>
          <w:lang w:val="en-US"/>
        </w:rPr>
        <w:t xml:space="preserve"> successful</w:t>
      </w:r>
      <w:r>
        <w:rPr>
          <w:rFonts w:ascii="Times New Roman" w:hAnsi="Times New Roman" w:cs="Times New Roman"/>
          <w:b/>
          <w:bCs/>
          <w:sz w:val="28"/>
          <w:szCs w:val="28"/>
          <w:lang w:val="en-US"/>
        </w:rPr>
        <w:t xml:space="preserve"> </w:t>
      </w:r>
      <w:r w:rsidR="00A10B70">
        <w:rPr>
          <w:rFonts w:ascii="Times New Roman" w:hAnsi="Times New Roman" w:cs="Times New Roman"/>
          <w:b/>
          <w:bCs/>
          <w:sz w:val="28"/>
          <w:szCs w:val="28"/>
          <w:lang w:val="en-US"/>
        </w:rPr>
        <w:t>account</w:t>
      </w:r>
      <w:r>
        <w:rPr>
          <w:rFonts w:ascii="Times New Roman" w:hAnsi="Times New Roman" w:cs="Times New Roman"/>
          <w:b/>
          <w:bCs/>
          <w:sz w:val="28"/>
          <w:szCs w:val="28"/>
          <w:lang w:val="en-US"/>
        </w:rPr>
        <w:t xml:space="preserve"> of a concept look like? </w:t>
      </w:r>
    </w:p>
    <w:p w14:paraId="66794B6A" w14:textId="3D6FE5B2" w:rsidR="00372593" w:rsidRDefault="00A10B70"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We first need to set out what a successful account of a concept looks like. </w:t>
      </w:r>
      <w:ins w:id="27" w:author="Gail Leckie" w:date="2025-01-22T18:31:00Z">
        <w:r w:rsidR="007E1C5E">
          <w:rPr>
            <w:rFonts w:ascii="Times New Roman" w:hAnsi="Times New Roman" w:cs="Times New Roman"/>
            <w:lang w:val="en-US"/>
          </w:rPr>
          <w:t xml:space="preserve">Good </w:t>
        </w:r>
      </w:ins>
      <w:r>
        <w:rPr>
          <w:rFonts w:ascii="Times New Roman" w:hAnsi="Times New Roman" w:cs="Times New Roman"/>
          <w:lang w:val="en-US"/>
        </w:rPr>
        <w:t xml:space="preserve">Intuitively, when we want to provide an analysis of a concept X, we want to provide a membership criterion for which an element a is part of the set X, that includes all and only objects that we consider part of the concept X. Contextualised within knowledge, for all cases, we want to be able to classify a case into either ‘S knows that p’ and ‘S knows that not p’ and not both. This membership criterion is expressed via individually necessary and jointly sufficient conditions. </w:t>
      </w:r>
      <w:commentRangeStart w:id="28"/>
      <w:r w:rsidR="00372593">
        <w:rPr>
          <w:rFonts w:ascii="Times New Roman" w:hAnsi="Times New Roman" w:cs="Times New Roman"/>
          <w:lang w:val="en-US"/>
        </w:rPr>
        <w:t xml:space="preserve">Therefore, the membership criterion for a concept X is a reductive account of the concept, </w:t>
      </w:r>
      <w:commentRangeEnd w:id="28"/>
      <w:r w:rsidR="007E1C5E">
        <w:rPr>
          <w:rStyle w:val="CommentReference"/>
        </w:rPr>
        <w:commentReference w:id="28"/>
      </w:r>
      <w:r w:rsidR="00372593">
        <w:rPr>
          <w:rFonts w:ascii="Times New Roman" w:hAnsi="Times New Roman" w:cs="Times New Roman"/>
          <w:lang w:val="en-US"/>
        </w:rPr>
        <w:t>and its successful is evaluated against the metric of whether it can successfully classify all cases relevant to X into the camp of ‘a satisfies the membership criterion of X’ or ‘a does not satisfy the membership criterion of X’. We must now investigate if such an account of knowledge can ever be successful.</w:t>
      </w:r>
    </w:p>
    <w:p w14:paraId="336B6A42" w14:textId="612ABBDF" w:rsidR="00A73E1B" w:rsidRDefault="00372593"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 </w:t>
      </w:r>
      <w:r w:rsidR="00A10B70">
        <w:rPr>
          <w:rFonts w:ascii="Times New Roman" w:hAnsi="Times New Roman" w:cs="Times New Roman"/>
          <w:lang w:val="en-US"/>
        </w:rPr>
        <w:t xml:space="preserve"> </w:t>
      </w:r>
      <w:del w:id="29" w:author="Gail Leckie" w:date="2025-01-22T18:34:00Z">
        <w:r w:rsidDel="007E1C5E">
          <w:rPr>
            <w:rFonts w:ascii="Times New Roman" w:hAnsi="Times New Roman" w:cs="Times New Roman"/>
            <w:lang w:val="en-US"/>
          </w:rPr>
          <w:delText xml:space="preserve">The </w:delText>
        </w:r>
      </w:del>
      <w:ins w:id="30" w:author="Gail Leckie" w:date="2025-01-22T18:34:00Z">
        <w:r w:rsidR="007E1C5E">
          <w:rPr>
            <w:rFonts w:ascii="Times New Roman" w:hAnsi="Times New Roman" w:cs="Times New Roman"/>
            <w:lang w:val="en-US"/>
          </w:rPr>
          <w:t xml:space="preserve">one </w:t>
        </w:r>
      </w:ins>
      <w:r>
        <w:rPr>
          <w:rFonts w:ascii="Times New Roman" w:hAnsi="Times New Roman" w:cs="Times New Roman"/>
          <w:lang w:val="en-US"/>
        </w:rPr>
        <w:t>motivation for a reductive account of knowledge is that we have necessary conditions for knowing. For “S knows that p” entails that “p is true” and “S believes that p”. Conventional wisdom states that we just need to find the last condition(s) such that the equation “S knows that p” = “p is true” + “S believes that p” + Y holds. Unfortunately, Zagzebski has provided with us an algorithm that generalizes what we call a Gettier problem to all possible specifications of Y: that any specification of Y would be liable to include a case that we would not intuitively call knowledge as knowledge</w:t>
      </w:r>
      <w:r w:rsidR="00E010C7">
        <w:rPr>
          <w:rStyle w:val="FootnoteReference"/>
          <w:rFonts w:ascii="Times New Roman" w:hAnsi="Times New Roman" w:cs="Times New Roman"/>
          <w:lang w:val="en-US"/>
        </w:rPr>
        <w:footnoteReference w:id="1"/>
      </w:r>
      <w:r>
        <w:rPr>
          <w:rFonts w:ascii="Times New Roman" w:hAnsi="Times New Roman" w:cs="Times New Roman"/>
          <w:lang w:val="en-US"/>
        </w:rPr>
        <w:t>. The algorithm is as follows:</w:t>
      </w:r>
    </w:p>
    <w:p w14:paraId="56F653FD" w14:textId="77744F17" w:rsidR="00372593" w:rsidRDefault="00372593" w:rsidP="00372593">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Start with a case where S has a false belief p which possesses the property Y</w:t>
      </w:r>
      <w:ins w:id="31" w:author="Gail Leckie" w:date="2025-01-22T18:35:00Z">
        <w:r w:rsidR="0099373C">
          <w:rPr>
            <w:rFonts w:ascii="Times New Roman" w:hAnsi="Times New Roman" w:cs="Times New Roman"/>
            <w:lang w:val="en-US"/>
          </w:rPr>
          <w:t xml:space="preserve"> (</w:t>
        </w:r>
      </w:ins>
      <w:ins w:id="32" w:author="Gail Leckie" w:date="2025-01-23T08:28:00Z">
        <w:r w:rsidR="00801A20" w:rsidRPr="00801A20">
          <w:rPr>
            <w:rFonts w:ascii="Times New Roman" w:hAnsi="Times New Roman" w:cs="Times New Roman"/>
            <w:lang w:val="en-US"/>
          </w:rPr>
          <w:sym w:font="Wingdings" w:char="F0DF"/>
        </w:r>
      </w:ins>
      <w:proofErr w:type="spellStart"/>
      <w:ins w:id="33" w:author="Gail Leckie" w:date="2025-01-22T18:35:00Z">
        <w:r w:rsidR="0099373C">
          <w:rPr>
            <w:rFonts w:ascii="Times New Roman" w:hAnsi="Times New Roman" w:cs="Times New Roman"/>
            <w:lang w:val="en-US"/>
          </w:rPr>
          <w:t>ie</w:t>
        </w:r>
        <w:proofErr w:type="spellEnd"/>
        <w:r w:rsidR="0099373C">
          <w:rPr>
            <w:rFonts w:ascii="Times New Roman" w:hAnsi="Times New Roman" w:cs="Times New Roman"/>
            <w:lang w:val="en-US"/>
          </w:rPr>
          <w:t xml:space="preserve"> </w:t>
        </w:r>
      </w:ins>
      <w:ins w:id="34" w:author="Gail Leckie" w:date="2025-01-22T18:36:00Z">
        <w:r w:rsidR="0099373C">
          <w:rPr>
            <w:rFonts w:ascii="Times New Roman" w:hAnsi="Times New Roman" w:cs="Times New Roman"/>
            <w:lang w:val="en-US"/>
          </w:rPr>
          <w:t>warrant or whatever is needed to add to TB to get sufficient conditions</w:t>
        </w:r>
      </w:ins>
      <w:ins w:id="35" w:author="Gail Leckie" w:date="2025-01-23T08:08:00Z">
        <w:r w:rsidR="000F3AC4">
          <w:rPr>
            <w:rFonts w:ascii="Times New Roman" w:hAnsi="Times New Roman" w:cs="Times New Roman"/>
            <w:lang w:val="en-US"/>
          </w:rPr>
          <w:t>)</w:t>
        </w:r>
      </w:ins>
    </w:p>
    <w:p w14:paraId="7DEE0D5E" w14:textId="5AAC696B" w:rsidR="00372593" w:rsidRDefault="00372593" w:rsidP="00372593">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Make the degree of Y large enough such that it satisfies what we consider the justificatory threshold</w:t>
      </w:r>
      <w:ins w:id="36" w:author="Gail Leckie" w:date="2025-01-22T18:36:00Z">
        <w:r w:rsidR="0099373C" w:rsidRPr="0099373C">
          <w:rPr>
            <w:rFonts w:ascii="Times New Roman" w:hAnsi="Times New Roman" w:cs="Times New Roman"/>
            <w:lang w:val="en-US"/>
          </w:rPr>
          <w:sym w:font="Wingdings" w:char="F0DF"/>
        </w:r>
        <w:r w:rsidR="0099373C">
          <w:rPr>
            <w:rFonts w:ascii="Times New Roman" w:hAnsi="Times New Roman" w:cs="Times New Roman"/>
            <w:lang w:val="en-US"/>
          </w:rPr>
          <w:t xml:space="preserve"> I didn’t get the role of this?</w:t>
        </w:r>
      </w:ins>
    </w:p>
    <w:p w14:paraId="7F59FC98" w14:textId="5F4DCD4D" w:rsidR="00F844A9" w:rsidRDefault="00F844A9" w:rsidP="00372593">
      <w:pPr>
        <w:pStyle w:val="ListParagraph"/>
        <w:numPr>
          <w:ilvl w:val="0"/>
          <w:numId w:val="1"/>
        </w:numPr>
        <w:spacing w:line="360" w:lineRule="auto"/>
        <w:jc w:val="both"/>
        <w:rPr>
          <w:ins w:id="37" w:author="Gail Leckie" w:date="2025-01-23T08:10:00Z"/>
          <w:rFonts w:ascii="Times New Roman" w:hAnsi="Times New Roman" w:cs="Times New Roman"/>
          <w:lang w:val="en-US"/>
        </w:rPr>
      </w:pPr>
      <w:r>
        <w:rPr>
          <w:rFonts w:ascii="Times New Roman" w:hAnsi="Times New Roman" w:cs="Times New Roman"/>
          <w:lang w:val="en-US"/>
        </w:rPr>
        <w:t>Amend the case by adding an element of luck such that the belief is now accidentally true</w:t>
      </w:r>
      <w:ins w:id="38" w:author="Gail Leckie" w:date="2025-01-22T18:37:00Z">
        <w:r w:rsidR="0099373C">
          <w:rPr>
            <w:rFonts w:ascii="Times New Roman" w:hAnsi="Times New Roman" w:cs="Times New Roman"/>
            <w:lang w:val="en-US"/>
          </w:rPr>
          <w:t xml:space="preserve"> but </w:t>
        </w:r>
      </w:ins>
      <w:ins w:id="39" w:author="Gail Leckie" w:date="2025-01-23T08:09:00Z">
        <w:r w:rsidR="000F3AC4">
          <w:rPr>
            <w:rFonts w:ascii="Times New Roman" w:hAnsi="Times New Roman" w:cs="Times New Roman"/>
            <w:lang w:val="en-US"/>
          </w:rPr>
          <w:t>leave other details in place so it is</w:t>
        </w:r>
      </w:ins>
      <w:ins w:id="40" w:author="Gail Leckie" w:date="2025-01-22T18:37:00Z">
        <w:r w:rsidR="0099373C">
          <w:rPr>
            <w:rFonts w:ascii="Times New Roman" w:hAnsi="Times New Roman" w:cs="Times New Roman"/>
            <w:lang w:val="en-US"/>
          </w:rPr>
          <w:t xml:space="preserve"> still believed and has property y</w:t>
        </w:r>
      </w:ins>
      <w:ins w:id="41" w:author="Gail Leckie" w:date="2025-01-23T08:10:00Z">
        <w:r w:rsidR="000F3AC4">
          <w:rPr>
            <w:rFonts w:ascii="Times New Roman" w:hAnsi="Times New Roman" w:cs="Times New Roman"/>
            <w:lang w:val="en-US"/>
          </w:rPr>
          <w:t xml:space="preserve">.  </w:t>
        </w:r>
      </w:ins>
    </w:p>
    <w:p w14:paraId="46C9F8AF" w14:textId="4F3817D2" w:rsidR="000F3AC4" w:rsidRDefault="000F3AC4" w:rsidP="00372593">
      <w:pPr>
        <w:pStyle w:val="ListParagraph"/>
        <w:numPr>
          <w:ilvl w:val="0"/>
          <w:numId w:val="1"/>
        </w:numPr>
        <w:spacing w:line="360" w:lineRule="auto"/>
        <w:jc w:val="both"/>
        <w:rPr>
          <w:rFonts w:ascii="Times New Roman" w:hAnsi="Times New Roman" w:cs="Times New Roman"/>
          <w:lang w:val="en-US"/>
        </w:rPr>
      </w:pPr>
      <w:ins w:id="42" w:author="Gail Leckie" w:date="2025-01-23T08:10:00Z">
        <w:r>
          <w:rPr>
            <w:rFonts w:ascii="Times New Roman" w:hAnsi="Times New Roman" w:cs="Times New Roman"/>
            <w:lang w:val="en-US"/>
          </w:rPr>
          <w:t>What is the guarantee that 3 is possible?</w:t>
        </w:r>
      </w:ins>
    </w:p>
    <w:p w14:paraId="6F51D525" w14:textId="57FB2C13" w:rsidR="00372593" w:rsidRDefault="00F844A9" w:rsidP="00F844A9">
      <w:pPr>
        <w:spacing w:line="360" w:lineRule="auto"/>
        <w:jc w:val="both"/>
        <w:rPr>
          <w:rFonts w:ascii="Times New Roman" w:hAnsi="Times New Roman" w:cs="Times New Roman"/>
          <w:lang w:val="en-US"/>
        </w:rPr>
      </w:pPr>
      <w:r>
        <w:rPr>
          <w:rFonts w:ascii="Times New Roman" w:hAnsi="Times New Roman" w:cs="Times New Roman"/>
          <w:lang w:val="en-US"/>
        </w:rPr>
        <w:t xml:space="preserve">The insight of this algorithm is that the property Y that we are searching for must be equivalent to a ‘no luck’ condition. The problem is simply that, just like how in the equation ‘Red = Coloured + X’, the property X must reference the concept of red, the property Y we search for must likely reference the concept of </w:t>
      </w:r>
      <w:proofErr w:type="gramStart"/>
      <w:r w:rsidRPr="00F844A9">
        <w:rPr>
          <w:rFonts w:ascii="Times New Roman" w:hAnsi="Times New Roman" w:cs="Times New Roman"/>
          <w:i/>
          <w:iCs/>
          <w:lang w:val="en-US"/>
        </w:rPr>
        <w:t>knows</w:t>
      </w:r>
      <w:r>
        <w:rPr>
          <w:rFonts w:ascii="Times New Roman" w:hAnsi="Times New Roman" w:cs="Times New Roman"/>
          <w:lang w:val="en-US"/>
        </w:rPr>
        <w:t>.</w:t>
      </w:r>
      <w:ins w:id="43" w:author="Gail Leckie" w:date="2025-01-22T18:36:00Z">
        <w:r w:rsidR="0099373C">
          <w:rPr>
            <w:rFonts w:ascii="Times New Roman" w:hAnsi="Times New Roman" w:cs="Times New Roman"/>
            <w:lang w:val="en-US"/>
          </w:rPr>
          <w:t>&lt;</w:t>
        </w:r>
        <w:proofErr w:type="gramEnd"/>
        <w:r w:rsidR="0099373C">
          <w:rPr>
            <w:rFonts w:ascii="Times New Roman" w:hAnsi="Times New Roman" w:cs="Times New Roman"/>
            <w:lang w:val="en-US"/>
          </w:rPr>
          <w:t>-- this needs argui</w:t>
        </w:r>
      </w:ins>
      <w:ins w:id="44" w:author="Gail Leckie" w:date="2025-01-23T08:09:00Z">
        <w:r w:rsidR="000F3AC4">
          <w:rPr>
            <w:rFonts w:ascii="Times New Roman" w:hAnsi="Times New Roman" w:cs="Times New Roman"/>
            <w:lang w:val="en-US"/>
          </w:rPr>
          <w:t>ng</w:t>
        </w:r>
      </w:ins>
      <w:ins w:id="45" w:author="Gail Leckie" w:date="2025-01-23T13:09:00Z">
        <w:r w:rsidR="00B0696E">
          <w:rPr>
            <w:rFonts w:ascii="Times New Roman" w:hAnsi="Times New Roman" w:cs="Times New Roman"/>
            <w:lang w:val="en-US"/>
          </w:rPr>
          <w:t xml:space="preserve"> of course.  All the red example does is defuse the pressure to assume it is possible.  It </w:t>
        </w:r>
        <w:proofErr w:type="spellStart"/>
        <w:r w:rsidR="00B0696E">
          <w:rPr>
            <w:rFonts w:ascii="Times New Roman" w:hAnsi="Times New Roman" w:cs="Times New Roman"/>
            <w:lang w:val="en-US"/>
          </w:rPr>
          <w:t>oesn’t</w:t>
        </w:r>
        <w:proofErr w:type="spellEnd"/>
        <w:r w:rsidR="00B0696E">
          <w:rPr>
            <w:rFonts w:ascii="Times New Roman" w:hAnsi="Times New Roman" w:cs="Times New Roman"/>
            <w:lang w:val="en-US"/>
          </w:rPr>
          <w:t xml:space="preserve"> show its impossible.</w:t>
        </w:r>
      </w:ins>
      <w:ins w:id="46" w:author="Gail Leckie" w:date="2025-01-23T13:10:00Z">
        <w:r w:rsidR="00B0696E">
          <w:rPr>
            <w:rFonts w:ascii="Times New Roman" w:hAnsi="Times New Roman" w:cs="Times New Roman"/>
            <w:lang w:val="en-US"/>
          </w:rPr>
          <w:t xml:space="preserve">  </w:t>
        </w:r>
        <w:r w:rsidR="00B0696E">
          <w:rPr>
            <w:rFonts w:ascii="Times New Roman" w:hAnsi="Times New Roman" w:cs="Times New Roman"/>
            <w:lang w:val="en-US"/>
          </w:rPr>
          <w:lastRenderedPageBreak/>
          <w:t xml:space="preserve">Why won’t “not lucky” do </w:t>
        </w:r>
        <w:proofErr w:type="spellStart"/>
        <w:r w:rsidR="00B0696E">
          <w:rPr>
            <w:rFonts w:ascii="Times New Roman" w:hAnsi="Times New Roman" w:cs="Times New Roman"/>
            <w:lang w:val="en-US"/>
          </w:rPr>
          <w:t>it?</w:t>
        </w:r>
      </w:ins>
      <w:del w:id="47" w:author="Gail Leckie" w:date="2025-01-22T18:36:00Z">
        <w:r w:rsidDel="0099373C">
          <w:rPr>
            <w:rFonts w:ascii="Times New Roman" w:hAnsi="Times New Roman" w:cs="Times New Roman"/>
            <w:lang w:val="en-US"/>
          </w:rPr>
          <w:delText xml:space="preserve"> </w:delText>
        </w:r>
      </w:del>
      <w:r>
        <w:rPr>
          <w:rFonts w:ascii="Times New Roman" w:hAnsi="Times New Roman" w:cs="Times New Roman"/>
          <w:lang w:val="en-US"/>
        </w:rPr>
        <w:t>I</w:t>
      </w:r>
      <w:proofErr w:type="spellEnd"/>
      <w:r>
        <w:rPr>
          <w:rFonts w:ascii="Times New Roman" w:hAnsi="Times New Roman" w:cs="Times New Roman"/>
          <w:lang w:val="en-US"/>
        </w:rPr>
        <w:t xml:space="preserve"> am compelled to believe that Zagzebski’s claim is correct over all possible property Ys. Prima facie, it seems that the reductive account fails. </w:t>
      </w:r>
    </w:p>
    <w:p w14:paraId="5E09EB32" w14:textId="00538CA8" w:rsidR="00A73E1B" w:rsidRDefault="00F844A9"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There is an alternative way to provide an account of knowledge. One might charge me that by asking ‘what does a successful account of a </w:t>
      </w:r>
      <w:r w:rsidRPr="00F844A9">
        <w:rPr>
          <w:rFonts w:ascii="Times New Roman" w:hAnsi="Times New Roman" w:cs="Times New Roman"/>
          <w:i/>
          <w:iCs/>
          <w:lang w:val="en-US"/>
        </w:rPr>
        <w:t>concept</w:t>
      </w:r>
      <w:r>
        <w:rPr>
          <w:rFonts w:ascii="Times New Roman" w:hAnsi="Times New Roman" w:cs="Times New Roman"/>
          <w:lang w:val="en-US"/>
        </w:rPr>
        <w:t xml:space="preserve"> look like’, that I presuppose that its account must be structured in a reductive way. Perhaps the use of the word </w:t>
      </w:r>
      <w:r w:rsidRPr="00F844A9">
        <w:rPr>
          <w:rFonts w:ascii="Times New Roman" w:hAnsi="Times New Roman" w:cs="Times New Roman"/>
          <w:i/>
          <w:iCs/>
          <w:lang w:val="en-US"/>
        </w:rPr>
        <w:t>concept</w:t>
      </w:r>
      <w:r>
        <w:rPr>
          <w:rFonts w:ascii="Times New Roman" w:hAnsi="Times New Roman" w:cs="Times New Roman"/>
          <w:lang w:val="en-US"/>
        </w:rPr>
        <w:t xml:space="preserve"> does import such an assumption. But let us assume it does not. Williamson points out that an alternative account, or an analysis ‘not of the standard kind’, </w:t>
      </w:r>
      <w:r w:rsidR="00915687">
        <w:rPr>
          <w:rFonts w:ascii="Times New Roman" w:hAnsi="Times New Roman" w:cs="Times New Roman"/>
          <w:lang w:val="en-US"/>
        </w:rPr>
        <w:t>where there are no non-circular necessary and sufficient conditions, but just a non-reductive account of what the the concept is</w:t>
      </w:r>
      <w:r>
        <w:rPr>
          <w:rFonts w:ascii="Times New Roman" w:hAnsi="Times New Roman" w:cs="Times New Roman"/>
          <w:lang w:val="en-US"/>
        </w:rPr>
        <w:t xml:space="preserve">. </w:t>
      </w:r>
      <w:r w:rsidR="00915687">
        <w:rPr>
          <w:rFonts w:ascii="Times New Roman" w:hAnsi="Times New Roman" w:cs="Times New Roman"/>
          <w:lang w:val="en-US"/>
        </w:rPr>
        <w:t xml:space="preserve">For example, </w:t>
      </w:r>
      <w:r>
        <w:rPr>
          <w:rFonts w:ascii="Times New Roman" w:hAnsi="Times New Roman" w:cs="Times New Roman"/>
          <w:lang w:val="en-US"/>
        </w:rPr>
        <w:t xml:space="preserve">Williamson proposes to say that ‘knowing is the most general </w:t>
      </w:r>
      <w:proofErr w:type="spellStart"/>
      <w:r>
        <w:rPr>
          <w:rFonts w:ascii="Times New Roman" w:hAnsi="Times New Roman" w:cs="Times New Roman"/>
          <w:lang w:val="en-US"/>
        </w:rPr>
        <w:t>factive</w:t>
      </w:r>
      <w:proofErr w:type="spellEnd"/>
      <w:r>
        <w:rPr>
          <w:rFonts w:ascii="Times New Roman" w:hAnsi="Times New Roman" w:cs="Times New Roman"/>
          <w:lang w:val="en-US"/>
        </w:rPr>
        <w:t xml:space="preserve"> mental state</w:t>
      </w:r>
      <w:r w:rsidR="00E010C7">
        <w:rPr>
          <w:rStyle w:val="FootnoteReference"/>
          <w:rFonts w:ascii="Times New Roman" w:hAnsi="Times New Roman" w:cs="Times New Roman"/>
          <w:lang w:val="en-US"/>
        </w:rPr>
        <w:footnoteReference w:id="2"/>
      </w:r>
      <w:r>
        <w:rPr>
          <w:rFonts w:ascii="Times New Roman" w:hAnsi="Times New Roman" w:cs="Times New Roman"/>
          <w:lang w:val="en-US"/>
        </w:rPr>
        <w:t xml:space="preserve">’. </w:t>
      </w:r>
      <w:commentRangeStart w:id="48"/>
      <w:r w:rsidR="00E010C7">
        <w:rPr>
          <w:rFonts w:ascii="Times New Roman" w:hAnsi="Times New Roman" w:cs="Times New Roman"/>
          <w:lang w:val="en-US"/>
        </w:rPr>
        <w:t>It</w:t>
      </w:r>
      <w:r>
        <w:rPr>
          <w:rFonts w:ascii="Times New Roman" w:hAnsi="Times New Roman" w:cs="Times New Roman"/>
          <w:lang w:val="en-US"/>
        </w:rPr>
        <w:t xml:space="preserve"> is much less clear what a non-circular metric of success for </w:t>
      </w:r>
      <w:commentRangeEnd w:id="48"/>
      <w:r w:rsidR="00B0696E">
        <w:rPr>
          <w:rStyle w:val="CommentReference"/>
        </w:rPr>
        <w:commentReference w:id="48"/>
      </w:r>
      <w:r>
        <w:rPr>
          <w:rFonts w:ascii="Times New Roman" w:hAnsi="Times New Roman" w:cs="Times New Roman"/>
          <w:lang w:val="en-US"/>
        </w:rPr>
        <w:t>such an account is since we can</w:t>
      </w:r>
      <w:r w:rsidR="00915687">
        <w:rPr>
          <w:rFonts w:ascii="Times New Roman" w:hAnsi="Times New Roman" w:cs="Times New Roman"/>
          <w:lang w:val="en-US"/>
        </w:rPr>
        <w:t>not</w:t>
      </w:r>
      <w:r>
        <w:rPr>
          <w:rFonts w:ascii="Times New Roman" w:hAnsi="Times New Roman" w:cs="Times New Roman"/>
          <w:lang w:val="en-US"/>
        </w:rPr>
        <w:t xml:space="preserve"> use, say</w:t>
      </w:r>
      <w:r w:rsidR="00915687">
        <w:rPr>
          <w:rFonts w:ascii="Times New Roman" w:hAnsi="Times New Roman" w:cs="Times New Roman"/>
          <w:lang w:val="en-US"/>
        </w:rPr>
        <w:t>,</w:t>
      </w:r>
      <w:r>
        <w:rPr>
          <w:rFonts w:ascii="Times New Roman" w:hAnsi="Times New Roman" w:cs="Times New Roman"/>
          <w:lang w:val="en-US"/>
        </w:rPr>
        <w:t xml:space="preserve"> the notion of a ‘</w:t>
      </w:r>
      <w:commentRangeStart w:id="49"/>
      <w:r>
        <w:rPr>
          <w:rFonts w:ascii="Times New Roman" w:hAnsi="Times New Roman" w:cs="Times New Roman"/>
          <w:lang w:val="en-US"/>
        </w:rPr>
        <w:t xml:space="preserve">factive mental state operator’ as a membership criterion to distinguish between cases of knowledge or not. </w:t>
      </w:r>
      <w:commentRangeEnd w:id="49"/>
      <w:r w:rsidR="00B0696E">
        <w:rPr>
          <w:rStyle w:val="CommentReference"/>
        </w:rPr>
        <w:commentReference w:id="49"/>
      </w:r>
      <w:r w:rsidR="00E010C7">
        <w:rPr>
          <w:rFonts w:ascii="Times New Roman" w:hAnsi="Times New Roman" w:cs="Times New Roman"/>
          <w:lang w:val="en-US"/>
        </w:rPr>
        <w:t xml:space="preserve">However, I propose that just as </w:t>
      </w:r>
      <w:commentRangeStart w:id="50"/>
      <w:r w:rsidR="00E010C7">
        <w:rPr>
          <w:rFonts w:ascii="Times New Roman" w:hAnsi="Times New Roman" w:cs="Times New Roman"/>
          <w:lang w:val="en-US"/>
        </w:rPr>
        <w:t>‘water’ has a non-reductive account of being ‘H2O’</w:t>
      </w:r>
      <w:commentRangeEnd w:id="50"/>
      <w:r w:rsidR="00B0696E">
        <w:rPr>
          <w:rStyle w:val="CommentReference"/>
        </w:rPr>
        <w:commentReference w:id="50"/>
      </w:r>
      <w:r w:rsidR="00E010C7">
        <w:rPr>
          <w:rFonts w:ascii="Times New Roman" w:hAnsi="Times New Roman" w:cs="Times New Roman"/>
          <w:lang w:val="en-US"/>
        </w:rPr>
        <w:t xml:space="preserve">, non-reductive accounts simply need to provide a non-circular piece of conceptual analysis on the underlying nature of the concept. </w:t>
      </w:r>
      <w:ins w:id="51" w:author="Gail Leckie" w:date="2025-01-23T13:19:00Z">
        <w:r w:rsidR="00374440">
          <w:rPr>
            <w:rFonts w:ascii="Times New Roman" w:hAnsi="Times New Roman" w:cs="Times New Roman"/>
            <w:lang w:val="en-US"/>
          </w:rPr>
          <w:t xml:space="preserve">If you are going to separate out met and conceptual, </w:t>
        </w:r>
      </w:ins>
      <w:ins w:id="52" w:author="Gail Leckie" w:date="2025-01-23T13:20:00Z">
        <w:r w:rsidR="00374440">
          <w:rPr>
            <w:rFonts w:ascii="Times New Roman" w:hAnsi="Times New Roman" w:cs="Times New Roman"/>
            <w:lang w:val="en-US"/>
          </w:rPr>
          <w:t>reductive and non-reductive, you need either to consider 4 options or explain why there are fewer.</w:t>
        </w:r>
      </w:ins>
    </w:p>
    <w:p w14:paraId="373D0B53" w14:textId="77777777" w:rsidR="00E010C7" w:rsidRDefault="00E010C7" w:rsidP="00A73E1B">
      <w:pPr>
        <w:spacing w:line="360" w:lineRule="auto"/>
        <w:jc w:val="both"/>
        <w:rPr>
          <w:rFonts w:ascii="Times New Roman" w:hAnsi="Times New Roman" w:cs="Times New Roman"/>
          <w:lang w:val="en-US"/>
        </w:rPr>
      </w:pPr>
    </w:p>
    <w:p w14:paraId="78417F8F" w14:textId="0CFAC0C9" w:rsidR="00A73E1B" w:rsidRDefault="00372593" w:rsidP="00A73E1B">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Williamson’s thesis that knowledge is </w:t>
      </w:r>
      <w:r w:rsidR="00915687">
        <w:rPr>
          <w:rFonts w:ascii="Times New Roman" w:hAnsi="Times New Roman" w:cs="Times New Roman"/>
          <w:b/>
          <w:bCs/>
          <w:sz w:val="28"/>
          <w:szCs w:val="28"/>
          <w:lang w:val="en-US"/>
        </w:rPr>
        <w:t>unanalysable</w:t>
      </w:r>
    </w:p>
    <w:p w14:paraId="0E815CDB" w14:textId="3CDFC37A" w:rsidR="00A73E1B" w:rsidRDefault="00915687" w:rsidP="00A73E1B">
      <w:pPr>
        <w:spacing w:line="360" w:lineRule="auto"/>
        <w:jc w:val="both"/>
        <w:rPr>
          <w:rFonts w:ascii="Times New Roman" w:hAnsi="Times New Roman" w:cs="Times New Roman"/>
          <w:lang w:val="en-US"/>
        </w:rPr>
      </w:pPr>
      <w:r>
        <w:rPr>
          <w:rFonts w:ascii="Times New Roman" w:hAnsi="Times New Roman" w:cs="Times New Roman"/>
          <w:lang w:val="en-US"/>
        </w:rPr>
        <w:tab/>
      </w:r>
      <w:r w:rsidR="001B6751">
        <w:rPr>
          <w:rFonts w:ascii="Times New Roman" w:hAnsi="Times New Roman" w:cs="Times New Roman"/>
          <w:lang w:val="en-US"/>
        </w:rPr>
        <w:t xml:space="preserve">To see if Williamson’s account of knowledge is successful, we must examine if it is even sound in the first place. </w:t>
      </w:r>
      <w:r>
        <w:rPr>
          <w:rFonts w:ascii="Times New Roman" w:hAnsi="Times New Roman" w:cs="Times New Roman"/>
          <w:lang w:val="en-US"/>
        </w:rPr>
        <w:t xml:space="preserve">Williamson advances </w:t>
      </w:r>
      <w:ins w:id="53" w:author="Gail Leckie" w:date="2025-01-23T13:23:00Z">
        <w:r w:rsidR="00374440">
          <w:rPr>
            <w:rFonts w:ascii="Times New Roman" w:hAnsi="Times New Roman" w:cs="Times New Roman"/>
            <w:lang w:val="en-US"/>
          </w:rPr>
          <w:t xml:space="preserve">the </w:t>
        </w:r>
      </w:ins>
      <w:r>
        <w:rPr>
          <w:rFonts w:ascii="Times New Roman" w:hAnsi="Times New Roman" w:cs="Times New Roman"/>
          <w:lang w:val="en-US"/>
        </w:rPr>
        <w:t xml:space="preserve">claim that knowledge is unanalysable (NASK) i.e. there is no non-circular membership condition for knowledge by advancing the more surprising claim that knowing is a purely mental state (KMS). We can reconstruct the structure of his argument </w:t>
      </w:r>
      <w:r w:rsidR="007D6A2C">
        <w:rPr>
          <w:rFonts w:ascii="Times New Roman" w:hAnsi="Times New Roman" w:cs="Times New Roman"/>
          <w:lang w:val="en-US"/>
        </w:rPr>
        <w:t>broadly</w:t>
      </w:r>
      <w:r w:rsidR="00E010C7">
        <w:rPr>
          <w:rStyle w:val="FootnoteReference"/>
          <w:rFonts w:ascii="Times New Roman" w:hAnsi="Times New Roman" w:cs="Times New Roman"/>
          <w:lang w:val="en-US"/>
        </w:rPr>
        <w:footnoteReference w:id="3"/>
      </w:r>
      <w:r>
        <w:rPr>
          <w:rFonts w:ascii="Times New Roman" w:hAnsi="Times New Roman" w:cs="Times New Roman"/>
          <w:lang w:val="en-US"/>
        </w:rPr>
        <w:t xml:space="preserve">: </w:t>
      </w:r>
    </w:p>
    <w:p w14:paraId="431B3853" w14:textId="7568A55D" w:rsidR="00915687" w:rsidRPr="00915687" w:rsidRDefault="00915687" w:rsidP="00915687">
      <w:pPr>
        <w:pStyle w:val="ListParagraph"/>
        <w:numPr>
          <w:ilvl w:val="0"/>
          <w:numId w:val="2"/>
        </w:numPr>
        <w:spacing w:line="360" w:lineRule="auto"/>
        <w:jc w:val="both"/>
        <w:rPr>
          <w:rFonts w:ascii="Times New Roman" w:hAnsi="Times New Roman" w:cs="Times New Roman"/>
          <w:lang w:val="en-US"/>
        </w:rPr>
      </w:pPr>
      <w:r w:rsidRPr="00915687">
        <w:rPr>
          <w:rFonts w:ascii="Times New Roman" w:hAnsi="Times New Roman" w:cs="Times New Roman"/>
          <w:lang w:val="en-US"/>
        </w:rPr>
        <w:t>All reductive account</w:t>
      </w:r>
      <w:r>
        <w:rPr>
          <w:rFonts w:ascii="Times New Roman" w:hAnsi="Times New Roman" w:cs="Times New Roman"/>
          <w:lang w:val="en-US"/>
        </w:rPr>
        <w:t>s</w:t>
      </w:r>
      <w:r w:rsidRPr="00915687">
        <w:rPr>
          <w:rFonts w:ascii="Times New Roman" w:hAnsi="Times New Roman" w:cs="Times New Roman"/>
          <w:lang w:val="en-US"/>
        </w:rPr>
        <w:t xml:space="preserve"> of </w:t>
      </w:r>
      <w:r>
        <w:rPr>
          <w:rFonts w:ascii="Times New Roman" w:hAnsi="Times New Roman" w:cs="Times New Roman"/>
          <w:lang w:val="en-US"/>
        </w:rPr>
        <w:t xml:space="preserve">the concept </w:t>
      </w:r>
      <w:r w:rsidRPr="00915687">
        <w:rPr>
          <w:rFonts w:ascii="Times New Roman" w:hAnsi="Times New Roman" w:cs="Times New Roman"/>
          <w:i/>
          <w:iCs/>
          <w:lang w:val="en-US"/>
        </w:rPr>
        <w:t>knows</w:t>
      </w:r>
      <w:r>
        <w:rPr>
          <w:rFonts w:ascii="Times New Roman" w:hAnsi="Times New Roman" w:cs="Times New Roman"/>
          <w:lang w:val="en-US"/>
        </w:rPr>
        <w:t xml:space="preserve"> says that it at least entails some conjunctive concept that has the concept true as a non-trivial conjunct</w:t>
      </w:r>
    </w:p>
    <w:p w14:paraId="69FD672E" w14:textId="3AF9A265" w:rsidR="00915687" w:rsidRDefault="00915687" w:rsidP="0091568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 concept </w:t>
      </w:r>
      <w:r w:rsidRPr="00915687">
        <w:rPr>
          <w:rFonts w:ascii="Times New Roman" w:hAnsi="Times New Roman" w:cs="Times New Roman"/>
          <w:i/>
          <w:iCs/>
          <w:lang w:val="en-US"/>
        </w:rPr>
        <w:t>true</w:t>
      </w:r>
      <w:r>
        <w:rPr>
          <w:rFonts w:ascii="Times New Roman" w:hAnsi="Times New Roman" w:cs="Times New Roman"/>
          <w:lang w:val="en-US"/>
        </w:rPr>
        <w:t xml:space="preserve"> is non-mental </w:t>
      </w:r>
    </w:p>
    <w:p w14:paraId="10ECB802" w14:textId="5A4564F4" w:rsidR="00915687" w:rsidRDefault="00915687" w:rsidP="0091568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Any concept with a non-trivial non-mental conjunct is not a purely mental concept</w:t>
      </w:r>
    </w:p>
    <w:p w14:paraId="7ADD7B3A" w14:textId="77777777" w:rsidR="00915687" w:rsidRDefault="00915687" w:rsidP="0091568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So, all reductive accounts of the concept </w:t>
      </w:r>
      <w:r w:rsidRPr="00915687">
        <w:rPr>
          <w:rFonts w:ascii="Times New Roman" w:hAnsi="Times New Roman" w:cs="Times New Roman"/>
          <w:i/>
          <w:iCs/>
          <w:lang w:val="en-US"/>
        </w:rPr>
        <w:t>knows</w:t>
      </w:r>
      <w:r>
        <w:rPr>
          <w:rFonts w:ascii="Times New Roman" w:hAnsi="Times New Roman" w:cs="Times New Roman"/>
          <w:lang w:val="en-US"/>
        </w:rPr>
        <w:t xml:space="preserve"> equates it with a non-purely mental concept</w:t>
      </w:r>
    </w:p>
    <w:p w14:paraId="0A26BA76" w14:textId="412CC3DE" w:rsidR="00915687" w:rsidRDefault="00915687" w:rsidP="00915687">
      <w:pPr>
        <w:pStyle w:val="ListParagraph"/>
        <w:numPr>
          <w:ilvl w:val="0"/>
          <w:numId w:val="2"/>
        </w:numPr>
        <w:spacing w:line="360" w:lineRule="auto"/>
        <w:jc w:val="both"/>
        <w:rPr>
          <w:rFonts w:ascii="Times New Roman" w:hAnsi="Times New Roman" w:cs="Times New Roman"/>
          <w:lang w:val="en-US"/>
        </w:rPr>
      </w:pPr>
      <w:commentRangeStart w:id="54"/>
      <w:r>
        <w:rPr>
          <w:rFonts w:ascii="Times New Roman" w:hAnsi="Times New Roman" w:cs="Times New Roman"/>
          <w:lang w:val="en-US"/>
        </w:rPr>
        <w:t xml:space="preserve">The concept </w:t>
      </w:r>
      <w:r w:rsidRPr="00915687">
        <w:rPr>
          <w:rFonts w:ascii="Times New Roman" w:hAnsi="Times New Roman" w:cs="Times New Roman"/>
          <w:i/>
          <w:iCs/>
          <w:lang w:val="en-US"/>
        </w:rPr>
        <w:t>knows</w:t>
      </w:r>
      <w:r>
        <w:rPr>
          <w:rFonts w:ascii="Times New Roman" w:hAnsi="Times New Roman" w:cs="Times New Roman"/>
          <w:lang w:val="en-US"/>
        </w:rPr>
        <w:t xml:space="preserve"> is a </w:t>
      </w:r>
      <w:ins w:id="55" w:author="Gail Leckie" w:date="2025-01-23T13:24:00Z">
        <w:r w:rsidR="00374440">
          <w:rPr>
            <w:rFonts w:ascii="Times New Roman" w:hAnsi="Times New Roman" w:cs="Times New Roman"/>
            <w:lang w:val="en-US"/>
          </w:rPr>
          <w:t xml:space="preserve">purely </w:t>
        </w:r>
      </w:ins>
      <w:r>
        <w:rPr>
          <w:rFonts w:ascii="Times New Roman" w:hAnsi="Times New Roman" w:cs="Times New Roman"/>
          <w:lang w:val="en-US"/>
        </w:rPr>
        <w:t xml:space="preserve">mental concept </w:t>
      </w:r>
      <w:r w:rsidR="001B6751">
        <w:rPr>
          <w:rFonts w:ascii="Times New Roman" w:hAnsi="Times New Roman" w:cs="Times New Roman"/>
          <w:lang w:val="en-US"/>
        </w:rPr>
        <w:t>(KMS)</w:t>
      </w:r>
      <w:commentRangeEnd w:id="54"/>
      <w:r w:rsidR="000F3AC4">
        <w:rPr>
          <w:rStyle w:val="CommentReference"/>
        </w:rPr>
        <w:commentReference w:id="54"/>
      </w:r>
    </w:p>
    <w:p w14:paraId="2DAE6F4F" w14:textId="335FA945" w:rsidR="001B6751" w:rsidRDefault="001B6751" w:rsidP="0091568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lastRenderedPageBreak/>
        <w:t>A purely mental concept cannot be identical to a non-purely mental concept</w:t>
      </w:r>
    </w:p>
    <w:p w14:paraId="77FE954C" w14:textId="7C703959" w:rsidR="001B6751" w:rsidRDefault="001B6751" w:rsidP="0091568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So, the purely mental concept knows cannot be identical to any reductive analysis of knows which are non-purely mental.</w:t>
      </w:r>
    </w:p>
    <w:p w14:paraId="78B3501B" w14:textId="395D0F65" w:rsidR="00915687" w:rsidRPr="00915687" w:rsidRDefault="00915687" w:rsidP="0091568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Thus</w:t>
      </w:r>
      <w:r w:rsidR="001B6751">
        <w:rPr>
          <w:rFonts w:ascii="Times New Roman" w:hAnsi="Times New Roman" w:cs="Times New Roman"/>
          <w:lang w:val="en-US"/>
        </w:rPr>
        <w:t xml:space="preserve">, every reductive account of </w:t>
      </w:r>
      <w:r w:rsidR="001B6751" w:rsidRPr="001B6751">
        <w:rPr>
          <w:rFonts w:ascii="Times New Roman" w:hAnsi="Times New Roman" w:cs="Times New Roman"/>
          <w:i/>
          <w:iCs/>
          <w:lang w:val="en-US"/>
        </w:rPr>
        <w:t>knows</w:t>
      </w:r>
      <w:r w:rsidR="001B6751">
        <w:rPr>
          <w:rFonts w:ascii="Times New Roman" w:hAnsi="Times New Roman" w:cs="Times New Roman"/>
          <w:lang w:val="en-US"/>
        </w:rPr>
        <w:t xml:space="preserve"> is false or equivalently, knowledge is unanalysable. (NASK)</w:t>
      </w:r>
      <w:ins w:id="56" w:author="Gail Leckie" w:date="2025-01-23T08:12:00Z">
        <w:r w:rsidR="000F3AC4">
          <w:rPr>
            <w:rFonts w:ascii="Times New Roman" w:hAnsi="Times New Roman" w:cs="Times New Roman"/>
            <w:lang w:val="en-US"/>
          </w:rPr>
          <w:t>good</w:t>
        </w:r>
      </w:ins>
    </w:p>
    <w:p w14:paraId="7C643D99" w14:textId="140F96AE" w:rsidR="00DF2434" w:rsidRDefault="00DF2434" w:rsidP="00A73E1B">
      <w:pPr>
        <w:spacing w:line="360" w:lineRule="auto"/>
        <w:jc w:val="both"/>
        <w:rPr>
          <w:rFonts w:ascii="Times New Roman" w:hAnsi="Times New Roman" w:cs="Times New Roman"/>
          <w:lang w:val="en-US"/>
        </w:rPr>
      </w:pPr>
      <w:r>
        <w:rPr>
          <w:rFonts w:ascii="Times New Roman" w:hAnsi="Times New Roman" w:cs="Times New Roman"/>
          <w:lang w:val="en-US"/>
        </w:rPr>
        <w:t>Fricker claims that it is obvious that KMS entails NASK since as Williamson claims, every reductive account of knowledge must include the non-mental concept of true</w:t>
      </w:r>
      <w:r w:rsidR="00E010C7">
        <w:rPr>
          <w:rStyle w:val="FootnoteReference"/>
          <w:rFonts w:ascii="Times New Roman" w:hAnsi="Times New Roman" w:cs="Times New Roman"/>
          <w:lang w:val="en-US"/>
        </w:rPr>
        <w:footnoteReference w:id="4"/>
      </w:r>
      <w:r>
        <w:rPr>
          <w:rFonts w:ascii="Times New Roman" w:hAnsi="Times New Roman" w:cs="Times New Roman"/>
          <w:lang w:val="en-US"/>
        </w:rPr>
        <w:t xml:space="preserve">. But I do not think it is obvious that knowing as a mental state itself excludes any reductive account. In fact, we can say that there are mental states that can decompose into further mental states. Consider the mental state of being bittersweet – one could easily say that this is simply an addition of simultaneously being happy and sad. The point is that knowing as a mental state cannot ipso facto </w:t>
      </w:r>
      <w:r w:rsidR="00A5055C">
        <w:rPr>
          <w:rFonts w:ascii="Times New Roman" w:hAnsi="Times New Roman" w:cs="Times New Roman"/>
          <w:lang w:val="en-US"/>
        </w:rPr>
        <w:t xml:space="preserve">exclude any reductive account. What Williamson must defend then, is that there really is no possible reductive account of knowledge that does not have a non-mental concept (of true). </w:t>
      </w:r>
      <w:ins w:id="57" w:author="Gail Leckie" w:date="2025-01-23T08:13:00Z">
        <w:r w:rsidR="000F3AC4">
          <w:rPr>
            <w:rFonts w:ascii="Times New Roman" w:hAnsi="Times New Roman" w:cs="Times New Roman"/>
            <w:lang w:val="en-US"/>
          </w:rPr>
          <w:t xml:space="preserve">Yes! </w:t>
        </w:r>
      </w:ins>
      <w:r w:rsidR="00A5055C">
        <w:rPr>
          <w:rFonts w:ascii="Times New Roman" w:hAnsi="Times New Roman" w:cs="Times New Roman"/>
          <w:lang w:val="en-US"/>
        </w:rPr>
        <w:t>But if knowing can be said to be a mental state without depending on the non-mental concept of true, I do not see why knowing cannot be decomposed into further mental states that do not depend on the non-mental concept of true.</w:t>
      </w:r>
      <w:ins w:id="58" w:author="Gail Leckie" w:date="2025-01-23T08:14:00Z">
        <w:r w:rsidR="000F3AC4">
          <w:rPr>
            <w:rFonts w:ascii="Times New Roman" w:hAnsi="Times New Roman" w:cs="Times New Roman"/>
            <w:lang w:val="en-US"/>
          </w:rPr>
          <w:t xml:space="preserve"> Well it could have mental and non-mental components but then it </w:t>
        </w:r>
      </w:ins>
      <w:ins w:id="59" w:author="Gail Leckie" w:date="2025-01-23T08:22:00Z">
        <w:r w:rsidR="006E157A">
          <w:rPr>
            <w:rFonts w:ascii="Times New Roman" w:hAnsi="Times New Roman" w:cs="Times New Roman"/>
            <w:lang w:val="en-US"/>
          </w:rPr>
          <w:t xml:space="preserve">wouldn’t be </w:t>
        </w:r>
        <w:r w:rsidR="006E157A" w:rsidRPr="00374440">
          <w:rPr>
            <w:rFonts w:ascii="Times New Roman" w:hAnsi="Times New Roman" w:cs="Times New Roman"/>
            <w:b/>
            <w:lang w:val="en-US"/>
            <w:rPrChange w:id="60" w:author="Gail Leckie" w:date="2025-01-23T13:26:00Z">
              <w:rPr>
                <w:rFonts w:ascii="Times New Roman" w:hAnsi="Times New Roman" w:cs="Times New Roman"/>
                <w:lang w:val="en-US"/>
              </w:rPr>
            </w:rPrChange>
          </w:rPr>
          <w:t>purely</w:t>
        </w:r>
        <w:r w:rsidR="006E157A">
          <w:rPr>
            <w:rFonts w:ascii="Times New Roman" w:hAnsi="Times New Roman" w:cs="Times New Roman"/>
            <w:lang w:val="en-US"/>
          </w:rPr>
          <w:t xml:space="preserve"> </w:t>
        </w:r>
      </w:ins>
      <w:ins w:id="61" w:author="Gail Leckie" w:date="2025-01-23T08:23:00Z">
        <w:r w:rsidR="006E157A">
          <w:rPr>
            <w:rFonts w:ascii="Times New Roman" w:hAnsi="Times New Roman" w:cs="Times New Roman"/>
            <w:lang w:val="en-US"/>
          </w:rPr>
          <w:t>mental</w:t>
        </w:r>
      </w:ins>
    </w:p>
    <w:p w14:paraId="4090B551" w14:textId="09176A61" w:rsidR="00485E8F" w:rsidRDefault="00A5055C" w:rsidP="00A5055C">
      <w:pPr>
        <w:spacing w:line="360" w:lineRule="auto"/>
        <w:ind w:firstLine="720"/>
        <w:jc w:val="both"/>
        <w:rPr>
          <w:rFonts w:ascii="Times New Roman" w:hAnsi="Times New Roman" w:cs="Times New Roman"/>
          <w:lang w:val="en-US"/>
        </w:rPr>
      </w:pPr>
      <w:r>
        <w:rPr>
          <w:rFonts w:ascii="Times New Roman" w:hAnsi="Times New Roman" w:cs="Times New Roman"/>
          <w:lang w:val="en-US"/>
        </w:rPr>
        <w:t>However, for the sake of argument, let us assume that there is in fact no reductive account that does not have true</w:t>
      </w:r>
      <w:ins w:id="62" w:author="Gail Leckie" w:date="2025-01-23T13:26:00Z">
        <w:r w:rsidR="00374440">
          <w:rPr>
            <w:rFonts w:ascii="Times New Roman" w:hAnsi="Times New Roman" w:cs="Times New Roman"/>
            <w:lang w:val="en-US"/>
          </w:rPr>
          <w:t xml:space="preserve"> as a component</w:t>
        </w:r>
      </w:ins>
      <w:r>
        <w:rPr>
          <w:rFonts w:ascii="Times New Roman" w:hAnsi="Times New Roman" w:cs="Times New Roman"/>
          <w:lang w:val="en-US"/>
        </w:rPr>
        <w:t xml:space="preserve">. The workhorse of Williamson’s argument is clearly premise (5). </w:t>
      </w:r>
      <w:r w:rsidR="00485E8F">
        <w:rPr>
          <w:rFonts w:ascii="Times New Roman" w:hAnsi="Times New Roman" w:cs="Times New Roman"/>
          <w:lang w:val="en-US"/>
        </w:rPr>
        <w:t xml:space="preserve">Williamson motivates (5) in the following way. He objects to the two conditions that mental states </w:t>
      </w:r>
      <w:del w:id="63" w:author="Gail Leckie" w:date="2025-01-23T08:15:00Z">
        <w:r w:rsidR="00485E8F" w:rsidDel="000F3AC4">
          <w:rPr>
            <w:rFonts w:ascii="Times New Roman" w:hAnsi="Times New Roman" w:cs="Times New Roman"/>
            <w:lang w:val="en-US"/>
          </w:rPr>
          <w:delText xml:space="preserve">presumably </w:delText>
        </w:r>
      </w:del>
      <w:ins w:id="64" w:author="Gail Leckie" w:date="2025-01-23T08:15:00Z">
        <w:r w:rsidR="000F3AC4">
          <w:rPr>
            <w:rFonts w:ascii="Times New Roman" w:hAnsi="Times New Roman" w:cs="Times New Roman"/>
            <w:lang w:val="en-US"/>
          </w:rPr>
          <w:t xml:space="preserve">are sometimes thought to </w:t>
        </w:r>
      </w:ins>
      <w:r w:rsidR="00485E8F">
        <w:rPr>
          <w:rFonts w:ascii="Times New Roman" w:hAnsi="Times New Roman" w:cs="Times New Roman"/>
          <w:lang w:val="en-US"/>
        </w:rPr>
        <w:t xml:space="preserve">fulfil </w:t>
      </w:r>
    </w:p>
    <w:p w14:paraId="3386C49C" w14:textId="368F843C" w:rsidR="00485E8F" w:rsidRDefault="00485E8F" w:rsidP="00485E8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Special Access (SA): our mental states are transparent to us i.e. for all mental states, we are always in a position to know that we are in them. Because we are not always in a position to know that we know that p, KMS fails</w:t>
      </w:r>
      <w:r w:rsidR="00E010C7">
        <w:rPr>
          <w:rStyle w:val="FootnoteReference"/>
          <w:rFonts w:ascii="Times New Roman" w:hAnsi="Times New Roman" w:cs="Times New Roman"/>
          <w:lang w:val="en-US"/>
        </w:rPr>
        <w:footnoteReference w:id="5"/>
      </w:r>
    </w:p>
    <w:p w14:paraId="1C9F8A9E" w14:textId="081F4F3D" w:rsidR="00A73E1B" w:rsidRDefault="00485E8F" w:rsidP="00485E8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Internalism (I): that genuine mental states cannot have any constituent dependence on a person’s environment i.e. mental states must be ‘narrow’ and not ‘broad’. Because ‘S knows that p’ entails ‘p</w:t>
      </w:r>
      <w:proofErr w:type="gramStart"/>
      <w:r>
        <w:rPr>
          <w:rFonts w:ascii="Times New Roman" w:hAnsi="Times New Roman" w:cs="Times New Roman"/>
          <w:lang w:val="en-US"/>
        </w:rPr>
        <w:t>’,  and</w:t>
      </w:r>
      <w:proofErr w:type="gramEnd"/>
      <w:r>
        <w:rPr>
          <w:rFonts w:ascii="Times New Roman" w:hAnsi="Times New Roman" w:cs="Times New Roman"/>
          <w:lang w:val="en-US"/>
        </w:rPr>
        <w:t xml:space="preserve"> assuming that p is an ordinary contingent fact about the world, KMS fails</w:t>
      </w:r>
      <w:r w:rsidR="00E010C7">
        <w:rPr>
          <w:rStyle w:val="FootnoteReference"/>
          <w:rFonts w:ascii="Times New Roman" w:hAnsi="Times New Roman" w:cs="Times New Roman"/>
          <w:lang w:val="en-US"/>
        </w:rPr>
        <w:footnoteReference w:id="6"/>
      </w:r>
    </w:p>
    <w:p w14:paraId="1D138342" w14:textId="1257E739" w:rsidR="00485E8F" w:rsidRDefault="00485E8F" w:rsidP="00485E8F">
      <w:pPr>
        <w:spacing w:line="360" w:lineRule="auto"/>
        <w:jc w:val="both"/>
        <w:rPr>
          <w:rFonts w:ascii="Times New Roman" w:hAnsi="Times New Roman" w:cs="Times New Roman"/>
          <w:lang w:val="en-US"/>
        </w:rPr>
      </w:pPr>
      <w:r>
        <w:rPr>
          <w:rFonts w:ascii="Times New Roman" w:hAnsi="Times New Roman" w:cs="Times New Roman"/>
          <w:lang w:val="en-US"/>
        </w:rPr>
        <w:t>Once these two objections fold, Williamson thinks that there is no reason to resist the move to KMS. Williamson then introduces what I consider his only positive argument for KMS:</w:t>
      </w:r>
    </w:p>
    <w:p w14:paraId="3DBFCB0F" w14:textId="13949F70" w:rsidR="00485E8F" w:rsidRDefault="00485E8F" w:rsidP="00485E8F">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Causal </w:t>
      </w:r>
      <w:r w:rsidR="002A31A9">
        <w:rPr>
          <w:rFonts w:ascii="Times New Roman" w:hAnsi="Times New Roman" w:cs="Times New Roman"/>
          <w:lang w:val="en-US"/>
        </w:rPr>
        <w:t>explanation of action</w:t>
      </w:r>
      <w:r>
        <w:rPr>
          <w:rFonts w:ascii="Times New Roman" w:hAnsi="Times New Roman" w:cs="Times New Roman"/>
          <w:lang w:val="en-US"/>
        </w:rPr>
        <w:t xml:space="preserve"> (CA): Since mental states are said to feature in the causal explanation our actions by rationalising them, KMS plays a better role in explaining our action</w:t>
      </w:r>
      <w:r w:rsidR="00FA7B5F">
        <w:rPr>
          <w:rFonts w:ascii="Times New Roman" w:hAnsi="Times New Roman" w:cs="Times New Roman"/>
          <w:lang w:val="en-US"/>
        </w:rPr>
        <w:t>s</w:t>
      </w:r>
      <w:r>
        <w:rPr>
          <w:rFonts w:ascii="Times New Roman" w:hAnsi="Times New Roman" w:cs="Times New Roman"/>
          <w:lang w:val="en-US"/>
        </w:rPr>
        <w:t xml:space="preserve"> than belief</w:t>
      </w:r>
      <w:r w:rsidR="00E010C7">
        <w:rPr>
          <w:rStyle w:val="FootnoteReference"/>
          <w:rFonts w:ascii="Times New Roman" w:hAnsi="Times New Roman" w:cs="Times New Roman"/>
          <w:lang w:val="en-US"/>
        </w:rPr>
        <w:footnoteReference w:id="7"/>
      </w:r>
    </w:p>
    <w:p w14:paraId="1734A98A" w14:textId="05AAD6B9" w:rsidR="00485E8F" w:rsidRPr="00876604" w:rsidRDefault="006E157A" w:rsidP="00485E8F">
      <w:pPr>
        <w:spacing w:line="360" w:lineRule="auto"/>
        <w:jc w:val="both"/>
        <w:rPr>
          <w:rFonts w:ascii="Times New Roman" w:hAnsi="Times New Roman" w:cs="Times New Roman"/>
          <w:lang w:val="en-US"/>
        </w:rPr>
      </w:pPr>
      <w:ins w:id="65" w:author="Gail Leckie" w:date="2025-01-23T08:23:00Z">
        <w:r>
          <w:rPr>
            <w:rFonts w:ascii="Times New Roman" w:hAnsi="Times New Roman" w:cs="Times New Roman"/>
            <w:lang w:val="en-US"/>
          </w:rPr>
          <w:t>Great – clear and comprehensive</w:t>
        </w:r>
      </w:ins>
      <w:ins w:id="66" w:author="Gail Leckie" w:date="2025-01-23T08:16:00Z">
        <w:r w:rsidR="000F3AC4">
          <w:rPr>
            <w:rFonts w:ascii="Times New Roman" w:hAnsi="Times New Roman" w:cs="Times New Roman"/>
            <w:lang w:val="en-US"/>
          </w:rPr>
          <w:t xml:space="preserve"> </w:t>
        </w:r>
      </w:ins>
      <w:r w:rsidR="00485E8F">
        <w:rPr>
          <w:rFonts w:ascii="Times New Roman" w:hAnsi="Times New Roman" w:cs="Times New Roman"/>
          <w:lang w:val="en-US"/>
        </w:rPr>
        <w:t xml:space="preserve">Let us assess Williamson’s negative arguments </w:t>
      </w:r>
      <w:r w:rsidR="00485E8F" w:rsidRPr="00AE53F1">
        <w:rPr>
          <w:rFonts w:ascii="Times New Roman" w:hAnsi="Times New Roman" w:cs="Times New Roman"/>
          <w:i/>
          <w:iCs/>
          <w:lang w:val="en-US"/>
        </w:rPr>
        <w:t>SA</w:t>
      </w:r>
      <w:r w:rsidR="00485E8F">
        <w:rPr>
          <w:rFonts w:ascii="Times New Roman" w:hAnsi="Times New Roman" w:cs="Times New Roman"/>
          <w:lang w:val="en-US"/>
        </w:rPr>
        <w:t xml:space="preserve"> and </w:t>
      </w:r>
      <w:r w:rsidR="00485E8F" w:rsidRPr="00AE53F1">
        <w:rPr>
          <w:rFonts w:ascii="Times New Roman" w:hAnsi="Times New Roman" w:cs="Times New Roman"/>
          <w:i/>
          <w:iCs/>
          <w:lang w:val="en-US"/>
        </w:rPr>
        <w:t>I</w:t>
      </w:r>
      <w:r w:rsidR="00485E8F">
        <w:rPr>
          <w:rFonts w:ascii="Times New Roman" w:hAnsi="Times New Roman" w:cs="Times New Roman"/>
          <w:lang w:val="en-US"/>
        </w:rPr>
        <w:t xml:space="preserve">. Williamson denies </w:t>
      </w:r>
      <w:r w:rsidR="00485E8F" w:rsidRPr="00AE53F1">
        <w:rPr>
          <w:rFonts w:ascii="Times New Roman" w:hAnsi="Times New Roman" w:cs="Times New Roman"/>
          <w:i/>
          <w:iCs/>
          <w:lang w:val="en-US"/>
        </w:rPr>
        <w:t>SA</w:t>
      </w:r>
      <w:r w:rsidR="00485E8F">
        <w:rPr>
          <w:rFonts w:ascii="Times New Roman" w:hAnsi="Times New Roman" w:cs="Times New Roman"/>
          <w:lang w:val="en-US"/>
        </w:rPr>
        <w:t xml:space="preserve"> because we are not always in a position to know that we are in a mental state X for at least some mental states. Let </w:t>
      </w:r>
      <w:r w:rsidR="00AE53F1">
        <w:rPr>
          <w:rFonts w:ascii="Times New Roman" w:hAnsi="Times New Roman" w:cs="Times New Roman"/>
          <w:lang w:val="en-US"/>
        </w:rPr>
        <w:t>happy</w:t>
      </w:r>
      <w:r w:rsidR="00485E8F">
        <w:rPr>
          <w:rFonts w:ascii="Times New Roman" w:hAnsi="Times New Roman" w:cs="Times New Roman"/>
          <w:lang w:val="en-US"/>
        </w:rPr>
        <w:t xml:space="preserve"> </w:t>
      </w:r>
      <w:del w:id="67" w:author="Gail Leckie" w:date="2025-01-23T08:23:00Z">
        <w:r w:rsidR="00485E8F" w:rsidDel="006E157A">
          <w:rPr>
            <w:rFonts w:ascii="Times New Roman" w:hAnsi="Times New Roman" w:cs="Times New Roman"/>
            <w:lang w:val="en-US"/>
          </w:rPr>
          <w:delText xml:space="preserve">to </w:delText>
        </w:r>
      </w:del>
      <w:r w:rsidR="00485E8F">
        <w:rPr>
          <w:rFonts w:ascii="Times New Roman" w:hAnsi="Times New Roman" w:cs="Times New Roman"/>
          <w:lang w:val="en-US"/>
        </w:rPr>
        <w:t xml:space="preserve">be a paradigmatic mental state. </w:t>
      </w:r>
      <w:r w:rsidR="00AE53F1">
        <w:rPr>
          <w:rFonts w:ascii="Times New Roman" w:hAnsi="Times New Roman" w:cs="Times New Roman"/>
          <w:lang w:val="en-US"/>
        </w:rPr>
        <w:t xml:space="preserve">Consider </w:t>
      </w:r>
      <w:r w:rsidR="003B4496">
        <w:rPr>
          <w:rFonts w:ascii="Times New Roman" w:hAnsi="Times New Roman" w:cs="Times New Roman"/>
          <w:lang w:val="en-US"/>
        </w:rPr>
        <w:t xml:space="preserve">an Olympic </w:t>
      </w:r>
      <w:r w:rsidR="00614C83">
        <w:rPr>
          <w:rFonts w:ascii="Times New Roman" w:hAnsi="Times New Roman" w:cs="Times New Roman"/>
          <w:lang w:val="en-US"/>
        </w:rPr>
        <w:t>athlete</w:t>
      </w:r>
      <w:r w:rsidR="00AE53F1">
        <w:rPr>
          <w:rFonts w:ascii="Times New Roman" w:hAnsi="Times New Roman" w:cs="Times New Roman"/>
          <w:lang w:val="en-US"/>
        </w:rPr>
        <w:t xml:space="preserve">, on the precipice of victory. Overwhelmed with emotion, he may not have been aware that he is in a state of happiness. </w:t>
      </w:r>
      <w:ins w:id="68" w:author="Gail Leckie" w:date="2025-01-23T08:23:00Z">
        <w:r>
          <w:rPr>
            <w:rFonts w:ascii="Times New Roman" w:hAnsi="Times New Roman" w:cs="Times New Roman"/>
            <w:lang w:val="en-US"/>
          </w:rPr>
          <w:t>Good – there’s also the systematic argument that none is transparent because they are all a matter of degree – the ho</w:t>
        </w:r>
      </w:ins>
      <w:ins w:id="69" w:author="Gail Leckie" w:date="2025-01-23T08:24:00Z">
        <w:r>
          <w:rPr>
            <w:rFonts w:ascii="Times New Roman" w:hAnsi="Times New Roman" w:cs="Times New Roman"/>
            <w:lang w:val="en-US"/>
          </w:rPr>
          <w:t xml:space="preserve">t to cold </w:t>
        </w:r>
        <w:proofErr w:type="spellStart"/>
        <w:r>
          <w:rPr>
            <w:rFonts w:ascii="Times New Roman" w:hAnsi="Times New Roman" w:cs="Times New Roman"/>
            <w:lang w:val="en-US"/>
          </w:rPr>
          <w:t>example</w:t>
        </w:r>
      </w:ins>
      <w:r w:rsidR="00AE53F1">
        <w:rPr>
          <w:rFonts w:ascii="Times New Roman" w:hAnsi="Times New Roman" w:cs="Times New Roman"/>
          <w:lang w:val="en-US"/>
        </w:rPr>
        <w:t>So</w:t>
      </w:r>
      <w:proofErr w:type="spellEnd"/>
      <w:r w:rsidR="00AE53F1">
        <w:rPr>
          <w:rFonts w:ascii="Times New Roman" w:hAnsi="Times New Roman" w:cs="Times New Roman"/>
          <w:lang w:val="en-US"/>
        </w:rPr>
        <w:t xml:space="preserve">, </w:t>
      </w:r>
      <w:r w:rsidR="00AE53F1" w:rsidRPr="00AE53F1">
        <w:rPr>
          <w:rFonts w:ascii="Times New Roman" w:hAnsi="Times New Roman" w:cs="Times New Roman"/>
          <w:i/>
          <w:iCs/>
          <w:lang w:val="en-US"/>
        </w:rPr>
        <w:t>SA</w:t>
      </w:r>
      <w:r w:rsidR="00AE53F1">
        <w:rPr>
          <w:rFonts w:ascii="Times New Roman" w:hAnsi="Times New Roman" w:cs="Times New Roman"/>
          <w:lang w:val="en-US"/>
        </w:rPr>
        <w:t xml:space="preserve"> is wrong and thus fails to be a successful objection towards KMS. </w:t>
      </w:r>
      <w:r w:rsidR="00876604">
        <w:rPr>
          <w:rFonts w:ascii="Times New Roman" w:hAnsi="Times New Roman" w:cs="Times New Roman"/>
          <w:lang w:val="en-US"/>
        </w:rPr>
        <w:t xml:space="preserve">Now, </w:t>
      </w:r>
      <w:r w:rsidR="00AE53F1">
        <w:rPr>
          <w:rFonts w:ascii="Times New Roman" w:hAnsi="Times New Roman" w:cs="Times New Roman"/>
          <w:lang w:val="en-US"/>
        </w:rPr>
        <w:t xml:space="preserve">Williamson’s denial of </w:t>
      </w:r>
      <w:r w:rsidR="00AE53F1" w:rsidRPr="00AE53F1">
        <w:rPr>
          <w:rFonts w:ascii="Times New Roman" w:hAnsi="Times New Roman" w:cs="Times New Roman"/>
          <w:i/>
          <w:iCs/>
          <w:lang w:val="en-US"/>
        </w:rPr>
        <w:t>I</w:t>
      </w:r>
      <w:r w:rsidR="00AE53F1">
        <w:rPr>
          <w:rFonts w:ascii="Times New Roman" w:hAnsi="Times New Roman" w:cs="Times New Roman"/>
          <w:lang w:val="en-US"/>
        </w:rPr>
        <w:t xml:space="preserve"> </w:t>
      </w:r>
      <w:r w:rsidR="00876604">
        <w:rPr>
          <w:rFonts w:ascii="Times New Roman" w:hAnsi="Times New Roman" w:cs="Times New Roman"/>
          <w:lang w:val="en-US"/>
        </w:rPr>
        <w:t>rests on considerations of ‘rationally believing’ being an externalist mental attitude</w:t>
      </w:r>
      <w:r w:rsidR="00AE53F1">
        <w:rPr>
          <w:rFonts w:ascii="Times New Roman" w:hAnsi="Times New Roman" w:cs="Times New Roman"/>
          <w:lang w:val="en-US"/>
        </w:rPr>
        <w:t xml:space="preserve">. </w:t>
      </w:r>
      <w:r w:rsidR="00876604">
        <w:rPr>
          <w:rFonts w:ascii="Times New Roman" w:hAnsi="Times New Roman" w:cs="Times New Roman"/>
          <w:lang w:val="en-US"/>
        </w:rPr>
        <w:t xml:space="preserve">Suppose that if ‘rationally believing’ were the mental component of ‘knowing’, and this amounts to the claim that ‘knowing’ adds nothing mental to ‘rationally believing’. This means that for any proposition p and cases A where one is rationally believing there must be some case where one is exactly in the same mental state as A of ‘rationally believing p’, and yet knows that p. Suppose further that under an illusion, I </w:t>
      </w:r>
      <w:r w:rsidR="001464C2">
        <w:rPr>
          <w:rFonts w:ascii="Times New Roman" w:hAnsi="Times New Roman" w:cs="Times New Roman"/>
          <w:lang w:val="en-US"/>
        </w:rPr>
        <w:t xml:space="preserve">rationally </w:t>
      </w:r>
      <w:r w:rsidR="00876604">
        <w:rPr>
          <w:rFonts w:ascii="Times New Roman" w:hAnsi="Times New Roman" w:cs="Times New Roman"/>
          <w:lang w:val="en-US"/>
        </w:rPr>
        <w:t>believe that ‘a dog is barking’</w:t>
      </w:r>
      <w:r w:rsidR="001464C2">
        <w:rPr>
          <w:rFonts w:ascii="Times New Roman" w:hAnsi="Times New Roman" w:cs="Times New Roman"/>
          <w:lang w:val="en-US"/>
        </w:rPr>
        <w:t xml:space="preserve"> because I hear barking noises</w:t>
      </w:r>
      <w:r w:rsidR="00876604">
        <w:rPr>
          <w:rFonts w:ascii="Times New Roman" w:hAnsi="Times New Roman" w:cs="Times New Roman"/>
          <w:lang w:val="en-US"/>
        </w:rPr>
        <w:t xml:space="preserve">. </w:t>
      </w:r>
      <w:commentRangeStart w:id="70"/>
      <w:r w:rsidR="00876604">
        <w:rPr>
          <w:rFonts w:ascii="Times New Roman" w:hAnsi="Times New Roman" w:cs="Times New Roman"/>
          <w:lang w:val="en-US"/>
        </w:rPr>
        <w:t xml:space="preserve">Because my proposition fails to refer, </w:t>
      </w:r>
      <w:r w:rsidR="001464C2">
        <w:rPr>
          <w:rFonts w:ascii="Times New Roman" w:hAnsi="Times New Roman" w:cs="Times New Roman"/>
          <w:lang w:val="en-US"/>
        </w:rPr>
        <w:t xml:space="preserve">then I lack a corresponding belief that the dog is barking which is part of my mental state. </w:t>
      </w:r>
      <w:commentRangeEnd w:id="70"/>
      <w:r w:rsidR="008F0306">
        <w:rPr>
          <w:rStyle w:val="CommentReference"/>
        </w:rPr>
        <w:commentReference w:id="70"/>
      </w:r>
      <w:r w:rsidR="001464C2">
        <w:rPr>
          <w:rFonts w:ascii="Times New Roman" w:hAnsi="Times New Roman" w:cs="Times New Roman"/>
          <w:lang w:val="en-US"/>
        </w:rPr>
        <w:t>But if knowing adds nothing mental to rationally believing, then it must be possible for someone to be in that same mental state (without the singular belief to make the inference from) and yet know that a dog is barking. Consequently, I cannot be said to be rationally believing p even though my thought process is flawless – this means that even ‘attitudes of rational belief to a given content’ depend on external constituents. And if such mental attitudes can depend on external constituents, then it seems that the claim that all mental states cannot depend on the external environment is flawed</w:t>
      </w:r>
      <w:r w:rsidR="00E010C7">
        <w:rPr>
          <w:rStyle w:val="FootnoteReference"/>
          <w:rFonts w:ascii="Times New Roman" w:hAnsi="Times New Roman" w:cs="Times New Roman"/>
          <w:lang w:val="en-US"/>
        </w:rPr>
        <w:footnoteReference w:id="8"/>
      </w:r>
      <w:r w:rsidR="001464C2">
        <w:rPr>
          <w:rFonts w:ascii="Times New Roman" w:hAnsi="Times New Roman" w:cs="Times New Roman"/>
          <w:lang w:val="en-US"/>
        </w:rPr>
        <w:t xml:space="preserve">. </w:t>
      </w:r>
      <w:commentRangeStart w:id="71"/>
      <w:ins w:id="72" w:author="Gail Leckie" w:date="2025-01-23T08:24:00Z">
        <w:r w:rsidRPr="006E157A">
          <w:rPr>
            <w:rFonts w:ascii="Times New Roman" w:hAnsi="Times New Roman" w:cs="Times New Roman"/>
            <w:lang w:val="en-US"/>
          </w:rPr>
          <w:sym w:font="Wingdings" w:char="F0DF"/>
        </w:r>
        <w:r>
          <w:rPr>
            <w:rFonts w:ascii="Times New Roman" w:hAnsi="Times New Roman" w:cs="Times New Roman"/>
            <w:lang w:val="en-US"/>
          </w:rPr>
          <w:t xml:space="preserve"> </w:t>
        </w:r>
        <w:commentRangeEnd w:id="71"/>
        <w:r>
          <w:rPr>
            <w:rStyle w:val="CommentReference"/>
          </w:rPr>
          <w:commentReference w:id="71"/>
        </w:r>
      </w:ins>
      <w:ins w:id="73" w:author="Gail Leckie" w:date="2025-01-23T13:34:00Z">
        <w:r w:rsidR="008F0306">
          <w:rPr>
            <w:rFonts w:ascii="Times New Roman" w:hAnsi="Times New Roman" w:cs="Times New Roman"/>
            <w:lang w:val="en-US"/>
          </w:rPr>
          <w:t>A good way to deny I is to first focus on arguments for externalism about content and then point out that externalism about the attitu</w:t>
        </w:r>
      </w:ins>
      <w:ins w:id="74" w:author="Gail Leckie" w:date="2025-01-23T13:35:00Z">
        <w:r w:rsidR="008F0306">
          <w:rPr>
            <w:rFonts w:ascii="Times New Roman" w:hAnsi="Times New Roman" w:cs="Times New Roman"/>
            <w:lang w:val="en-US"/>
          </w:rPr>
          <w:t>de is no more controversial than about the content</w:t>
        </w:r>
      </w:ins>
    </w:p>
    <w:p w14:paraId="3F268F4E" w14:textId="7D581E67" w:rsidR="00AE53F1" w:rsidRDefault="00AE53F1" w:rsidP="00485E8F">
      <w:pPr>
        <w:spacing w:line="360" w:lineRule="auto"/>
        <w:jc w:val="both"/>
        <w:rPr>
          <w:rFonts w:ascii="Times New Roman" w:hAnsi="Times New Roman" w:cs="Times New Roman"/>
          <w:lang w:val="en-US"/>
        </w:rPr>
      </w:pPr>
      <w:r>
        <w:rPr>
          <w:rFonts w:ascii="Times New Roman" w:hAnsi="Times New Roman" w:cs="Times New Roman"/>
          <w:lang w:val="en-US"/>
        </w:rPr>
        <w:tab/>
      </w:r>
      <w:r w:rsidR="002A31A9">
        <w:rPr>
          <w:rFonts w:ascii="Times New Roman" w:hAnsi="Times New Roman" w:cs="Times New Roman"/>
          <w:lang w:val="en-US"/>
        </w:rPr>
        <w:t xml:space="preserve">I think Williamson’s denial of </w:t>
      </w:r>
      <w:r w:rsidR="002A31A9" w:rsidRPr="002A31A9">
        <w:rPr>
          <w:rFonts w:ascii="Times New Roman" w:hAnsi="Times New Roman" w:cs="Times New Roman"/>
          <w:i/>
          <w:iCs/>
          <w:lang w:val="en-US"/>
        </w:rPr>
        <w:t>SA</w:t>
      </w:r>
      <w:r w:rsidR="002A31A9">
        <w:rPr>
          <w:rFonts w:ascii="Times New Roman" w:hAnsi="Times New Roman" w:cs="Times New Roman"/>
          <w:lang w:val="en-US"/>
        </w:rPr>
        <w:t xml:space="preserve"> and </w:t>
      </w:r>
      <w:r w:rsidR="002A31A9" w:rsidRPr="002A31A9">
        <w:rPr>
          <w:rFonts w:ascii="Times New Roman" w:hAnsi="Times New Roman" w:cs="Times New Roman"/>
          <w:i/>
          <w:iCs/>
          <w:lang w:val="en-US"/>
        </w:rPr>
        <w:t>I</w:t>
      </w:r>
      <w:r w:rsidR="002A31A9">
        <w:rPr>
          <w:rFonts w:ascii="Times New Roman" w:hAnsi="Times New Roman" w:cs="Times New Roman"/>
          <w:lang w:val="en-US"/>
        </w:rPr>
        <w:t xml:space="preserve"> are quite convincing, but this does not motivate the move to KMS. In fact, I will say that KMS is not motivated at all because Williamson’s only positive argument for KMS (</w:t>
      </w:r>
      <w:r w:rsidR="002A31A9" w:rsidRPr="002A31A9">
        <w:rPr>
          <w:rFonts w:ascii="Times New Roman" w:hAnsi="Times New Roman" w:cs="Times New Roman"/>
          <w:i/>
          <w:iCs/>
          <w:lang w:val="en-US"/>
        </w:rPr>
        <w:t>CA</w:t>
      </w:r>
      <w:r w:rsidR="002A31A9">
        <w:rPr>
          <w:rFonts w:ascii="Times New Roman" w:hAnsi="Times New Roman" w:cs="Times New Roman"/>
          <w:lang w:val="en-US"/>
        </w:rPr>
        <w:t>) fails. His argument for CA is from analogy: Consider the statement “</w:t>
      </w:r>
      <w:commentRangeStart w:id="75"/>
      <w:r w:rsidR="002A31A9">
        <w:rPr>
          <w:rFonts w:ascii="Times New Roman" w:hAnsi="Times New Roman" w:cs="Times New Roman"/>
          <w:lang w:val="en-US"/>
        </w:rPr>
        <w:t xml:space="preserve">A thief steals from Bill Gates because he believes he is rich” vs “A thief steals </w:t>
      </w:r>
      <w:r w:rsidR="002A31A9">
        <w:rPr>
          <w:rFonts w:ascii="Times New Roman" w:hAnsi="Times New Roman" w:cs="Times New Roman"/>
          <w:lang w:val="en-US"/>
        </w:rPr>
        <w:lastRenderedPageBreak/>
        <w:t xml:space="preserve">from Bill Gates because he knows he is rich”. </w:t>
      </w:r>
      <w:commentRangeEnd w:id="75"/>
      <w:r w:rsidR="004A22E3">
        <w:rPr>
          <w:rStyle w:val="CommentReference"/>
        </w:rPr>
        <w:commentReference w:id="75"/>
      </w:r>
      <w:r w:rsidR="002A31A9">
        <w:rPr>
          <w:rFonts w:ascii="Times New Roman" w:hAnsi="Times New Roman" w:cs="Times New Roman"/>
          <w:lang w:val="en-US"/>
        </w:rPr>
        <w:t>It seems that we cannot substitute “believe” for “know” without loss of causal explanation</w:t>
      </w:r>
      <w:r w:rsidR="00E010C7">
        <w:rPr>
          <w:rStyle w:val="FootnoteReference"/>
          <w:rFonts w:ascii="Times New Roman" w:hAnsi="Times New Roman" w:cs="Times New Roman"/>
          <w:lang w:val="en-US"/>
        </w:rPr>
        <w:footnoteReference w:id="9"/>
      </w:r>
      <w:r w:rsidR="002A31A9">
        <w:rPr>
          <w:rFonts w:ascii="Times New Roman" w:hAnsi="Times New Roman" w:cs="Times New Roman"/>
          <w:lang w:val="en-US"/>
        </w:rPr>
        <w:t xml:space="preserve">. But I do not think this quite coheres with Williamson’s denial of </w:t>
      </w:r>
      <w:r w:rsidR="002A31A9" w:rsidRPr="002A31A9">
        <w:rPr>
          <w:rFonts w:ascii="Times New Roman" w:hAnsi="Times New Roman" w:cs="Times New Roman"/>
          <w:i/>
          <w:iCs/>
          <w:lang w:val="en-US"/>
        </w:rPr>
        <w:t>SA</w:t>
      </w:r>
      <w:r w:rsidR="002A31A9">
        <w:rPr>
          <w:rFonts w:ascii="Times New Roman" w:hAnsi="Times New Roman" w:cs="Times New Roman"/>
          <w:lang w:val="en-US"/>
        </w:rPr>
        <w:t xml:space="preserve">. I think it is quite reasonable to assume the following: </w:t>
      </w:r>
    </w:p>
    <w:p w14:paraId="72D37BD5" w14:textId="2AAFE1DB" w:rsidR="002A31A9" w:rsidRPr="002A31A9" w:rsidRDefault="002A31A9" w:rsidP="002A31A9">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Access to reasons for action (AA): The strength of a causal explanation R for some action A depends on a person S’s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awareness of R and (ii) the degree of R. </w:t>
      </w:r>
      <w:ins w:id="76" w:author="Gail Leckie" w:date="2025-01-23T08:25:00Z">
        <w:r w:rsidR="006E157A" w:rsidRPr="006E157A">
          <w:rPr>
            <w:rFonts w:ascii="Times New Roman" w:hAnsi="Times New Roman" w:cs="Times New Roman"/>
            <w:lang w:val="en-US"/>
          </w:rPr>
          <w:sym w:font="Wingdings" w:char="F0DF"/>
        </w:r>
        <w:r w:rsidR="006E157A">
          <w:rPr>
            <w:rFonts w:ascii="Times New Roman" w:hAnsi="Times New Roman" w:cs="Times New Roman"/>
            <w:lang w:val="en-US"/>
          </w:rPr>
          <w:t xml:space="preserve">but then what does the explaining is the awareness of R, not R itself. </w:t>
        </w:r>
      </w:ins>
    </w:p>
    <w:p w14:paraId="5D1F2BC4" w14:textId="5BBF1B0C" w:rsidR="00197C10" w:rsidRDefault="002A31A9" w:rsidP="00A73E1B">
      <w:pPr>
        <w:spacing w:line="360" w:lineRule="auto"/>
        <w:jc w:val="both"/>
        <w:rPr>
          <w:ins w:id="77" w:author="Gail Leckie" w:date="2025-01-23T09:05:00Z"/>
          <w:rFonts w:ascii="Times New Roman" w:hAnsi="Times New Roman" w:cs="Times New Roman"/>
          <w:lang w:val="en-US"/>
        </w:rPr>
      </w:pPr>
      <w:r>
        <w:rPr>
          <w:rFonts w:ascii="Times New Roman" w:hAnsi="Times New Roman" w:cs="Times New Roman"/>
          <w:lang w:val="en-US"/>
        </w:rPr>
        <w:t xml:space="preserve">Consider the mental state of hoping. The reason Icarus flew near the sun was because he hoped his wings would stay on. </w:t>
      </w:r>
      <w:commentRangeStart w:id="78"/>
      <w:r>
        <w:rPr>
          <w:rFonts w:ascii="Times New Roman" w:hAnsi="Times New Roman" w:cs="Times New Roman"/>
          <w:lang w:val="en-US"/>
        </w:rPr>
        <w:t xml:space="preserve">But it only makes sense to say that hoping played a causal role in his action if he was aware that he was hoping. </w:t>
      </w:r>
      <w:commentRangeEnd w:id="78"/>
      <w:r w:rsidR="004A22E3">
        <w:rPr>
          <w:rStyle w:val="CommentReference"/>
        </w:rPr>
        <w:commentReference w:id="78"/>
      </w:r>
      <w:r>
        <w:rPr>
          <w:rFonts w:ascii="Times New Roman" w:hAnsi="Times New Roman" w:cs="Times New Roman"/>
          <w:lang w:val="en-US"/>
        </w:rPr>
        <w:t>The same can be said for knowledge</w:t>
      </w:r>
      <w:r w:rsidR="001A4C42">
        <w:rPr>
          <w:rFonts w:ascii="Times New Roman" w:hAnsi="Times New Roman" w:cs="Times New Roman"/>
          <w:lang w:val="en-US"/>
        </w:rPr>
        <w:t xml:space="preserve"> – and I suspect that most of the examples Williamson gives in support of </w:t>
      </w:r>
      <w:r w:rsidR="001A4C42">
        <w:rPr>
          <w:rFonts w:ascii="Times New Roman" w:hAnsi="Times New Roman" w:cs="Times New Roman"/>
          <w:i/>
          <w:iCs/>
          <w:lang w:val="en-US"/>
        </w:rPr>
        <w:t xml:space="preserve">CA </w:t>
      </w:r>
      <w:r w:rsidR="001A4C42">
        <w:rPr>
          <w:rFonts w:ascii="Times New Roman" w:hAnsi="Times New Roman" w:cs="Times New Roman"/>
          <w:lang w:val="en-US"/>
        </w:rPr>
        <w:t xml:space="preserve">can be easily recasted such that the subject is not in a position to know that they know p. More pressingly, I think that the degree of belief, rather than knowledge is what plays a causal explanation for much of our actions. Suppose we have “A thief steals from Bill Gates because he very strongly believes he is rich”; we no longer have the purported loss (in my view) when we move from “knows” to “very strong believes”. Williamson might reply in the following way: since ‘knows’ entails the truth of the proposition, it would result in a lower probability for abandoning the belief i.e. </w:t>
      </w:r>
      <w:commentRangeStart w:id="79"/>
      <w:r w:rsidR="001A4C42">
        <w:rPr>
          <w:rFonts w:ascii="Times New Roman" w:hAnsi="Times New Roman" w:cs="Times New Roman"/>
          <w:lang w:val="en-US"/>
        </w:rPr>
        <w:t>spitting out water after believing it was safe</w:t>
      </w:r>
      <w:commentRangeEnd w:id="79"/>
      <w:r w:rsidR="00D30A5B">
        <w:rPr>
          <w:rStyle w:val="CommentReference"/>
        </w:rPr>
        <w:commentReference w:id="79"/>
      </w:r>
      <w:r w:rsidR="00E010C7">
        <w:rPr>
          <w:rStyle w:val="FootnoteReference"/>
          <w:rFonts w:ascii="Times New Roman" w:hAnsi="Times New Roman" w:cs="Times New Roman"/>
          <w:lang w:val="en-US"/>
        </w:rPr>
        <w:footnoteReference w:id="10"/>
      </w:r>
      <w:r w:rsidR="001A4C42">
        <w:rPr>
          <w:rFonts w:ascii="Times New Roman" w:hAnsi="Times New Roman" w:cs="Times New Roman"/>
          <w:lang w:val="en-US"/>
        </w:rPr>
        <w:t>. But are the actions of ‘initially drinking water’ and ‘spitting out water’</w:t>
      </w:r>
      <w:r w:rsidR="00184E44">
        <w:rPr>
          <w:rFonts w:ascii="Times New Roman" w:hAnsi="Times New Roman" w:cs="Times New Roman"/>
          <w:lang w:val="en-US"/>
        </w:rPr>
        <w:t>,</w:t>
      </w:r>
      <w:r w:rsidR="001A4C42">
        <w:rPr>
          <w:rFonts w:ascii="Times New Roman" w:hAnsi="Times New Roman" w:cs="Times New Roman"/>
          <w:lang w:val="en-US"/>
        </w:rPr>
        <w:t xml:space="preserve"> i.e. the action and its abandonment</w:t>
      </w:r>
      <w:r w:rsidR="00184E44">
        <w:rPr>
          <w:rFonts w:ascii="Times New Roman" w:hAnsi="Times New Roman" w:cs="Times New Roman"/>
          <w:lang w:val="en-US"/>
        </w:rPr>
        <w:t>,</w:t>
      </w:r>
      <w:r w:rsidR="001A4C42">
        <w:rPr>
          <w:rFonts w:ascii="Times New Roman" w:hAnsi="Times New Roman" w:cs="Times New Roman"/>
          <w:lang w:val="en-US"/>
        </w:rPr>
        <w:t xml:space="preserve"> </w:t>
      </w:r>
      <w:r w:rsidR="00184E44">
        <w:rPr>
          <w:rFonts w:ascii="Times New Roman" w:hAnsi="Times New Roman" w:cs="Times New Roman"/>
          <w:lang w:val="en-US"/>
        </w:rPr>
        <w:t xml:space="preserve">not </w:t>
      </w:r>
      <w:r w:rsidR="001A4C42">
        <w:rPr>
          <w:rFonts w:ascii="Times New Roman" w:hAnsi="Times New Roman" w:cs="Times New Roman"/>
          <w:lang w:val="en-US"/>
        </w:rPr>
        <w:t xml:space="preserve">separate actions with correspondingly separate causal explanations? I do not think </w:t>
      </w:r>
      <w:r w:rsidR="001A4C42" w:rsidRPr="001A4C42">
        <w:rPr>
          <w:rFonts w:ascii="Times New Roman" w:hAnsi="Times New Roman" w:cs="Times New Roman"/>
          <w:i/>
          <w:iCs/>
          <w:lang w:val="en-US"/>
        </w:rPr>
        <w:t>CA</w:t>
      </w:r>
      <w:r w:rsidR="001A4C42">
        <w:rPr>
          <w:rFonts w:ascii="Times New Roman" w:hAnsi="Times New Roman" w:cs="Times New Roman"/>
          <w:lang w:val="en-US"/>
        </w:rPr>
        <w:t xml:space="preserve"> is successful. And if </w:t>
      </w:r>
      <w:r w:rsidR="001A4C42">
        <w:rPr>
          <w:rFonts w:ascii="Times New Roman" w:hAnsi="Times New Roman" w:cs="Times New Roman"/>
          <w:i/>
          <w:iCs/>
          <w:lang w:val="en-US"/>
        </w:rPr>
        <w:t xml:space="preserve">CA </w:t>
      </w:r>
      <w:r w:rsidR="001A4C42">
        <w:rPr>
          <w:rFonts w:ascii="Times New Roman" w:hAnsi="Times New Roman" w:cs="Times New Roman"/>
          <w:lang w:val="en-US"/>
        </w:rPr>
        <w:t xml:space="preserve">is </w:t>
      </w:r>
      <w:r w:rsidR="00BD7CE4">
        <w:rPr>
          <w:rFonts w:ascii="Times New Roman" w:hAnsi="Times New Roman" w:cs="Times New Roman"/>
          <w:lang w:val="en-US"/>
        </w:rPr>
        <w:t xml:space="preserve">not </w:t>
      </w:r>
      <w:r w:rsidR="001A4C42">
        <w:rPr>
          <w:rFonts w:ascii="Times New Roman" w:hAnsi="Times New Roman" w:cs="Times New Roman"/>
          <w:lang w:val="en-US"/>
        </w:rPr>
        <w:t xml:space="preserve">successful, then Williamson relies on a weak </w:t>
      </w:r>
      <w:r w:rsidR="00FA7B5F">
        <w:rPr>
          <w:rFonts w:ascii="Times New Roman" w:hAnsi="Times New Roman" w:cs="Times New Roman"/>
          <w:lang w:val="en-US"/>
        </w:rPr>
        <w:t>assumption</w:t>
      </w:r>
      <w:r w:rsidR="001A4C42">
        <w:rPr>
          <w:rFonts w:ascii="Times New Roman" w:hAnsi="Times New Roman" w:cs="Times New Roman"/>
          <w:lang w:val="en-US"/>
        </w:rPr>
        <w:t xml:space="preserve"> that we should default to KMS given objections to KMS fail</w:t>
      </w:r>
      <w:r w:rsidR="00443CAC">
        <w:rPr>
          <w:rFonts w:ascii="Times New Roman" w:hAnsi="Times New Roman" w:cs="Times New Roman"/>
          <w:lang w:val="en-US"/>
        </w:rPr>
        <w:t>, especially when there are other candidates that are consistent with NASK.</w:t>
      </w:r>
    </w:p>
    <w:p w14:paraId="4D7D8203" w14:textId="6A033E92" w:rsidR="00D30A5B" w:rsidRDefault="00D30A5B" w:rsidP="00A73E1B">
      <w:pPr>
        <w:spacing w:line="360" w:lineRule="auto"/>
        <w:jc w:val="both"/>
        <w:rPr>
          <w:rFonts w:ascii="Times New Roman" w:hAnsi="Times New Roman" w:cs="Times New Roman"/>
          <w:lang w:val="en-US"/>
        </w:rPr>
      </w:pPr>
      <w:ins w:id="80" w:author="Gail Leckie" w:date="2025-01-23T09:05:00Z">
        <w:r>
          <w:rPr>
            <w:rFonts w:ascii="Times New Roman" w:hAnsi="Times New Roman" w:cs="Times New Roman"/>
            <w:lang w:val="en-US"/>
          </w:rPr>
          <w:t xml:space="preserve">I think you would benefit from a bit more background knowledge here about </w:t>
        </w:r>
        <w:r w:rsidR="003F0CCC">
          <w:rPr>
            <w:rFonts w:ascii="Times New Roman" w:hAnsi="Times New Roman" w:cs="Times New Roman"/>
            <w:lang w:val="en-US"/>
          </w:rPr>
          <w:t>internalism vs externalism about content</w:t>
        </w:r>
      </w:ins>
      <w:ins w:id="81" w:author="Gail Leckie" w:date="2025-01-23T09:06:00Z">
        <w:r w:rsidR="003F0CCC">
          <w:rPr>
            <w:rFonts w:ascii="Times New Roman" w:hAnsi="Times New Roman" w:cs="Times New Roman"/>
            <w:lang w:val="en-US"/>
          </w:rPr>
          <w:t>.</w:t>
        </w:r>
      </w:ins>
    </w:p>
    <w:p w14:paraId="05E3AEAB" w14:textId="77777777" w:rsidR="002A31A9" w:rsidRDefault="002A31A9" w:rsidP="00A73E1B">
      <w:pPr>
        <w:spacing w:line="360" w:lineRule="auto"/>
        <w:jc w:val="both"/>
        <w:rPr>
          <w:rFonts w:ascii="Times New Roman" w:hAnsi="Times New Roman" w:cs="Times New Roman"/>
          <w:lang w:val="en-US"/>
        </w:rPr>
      </w:pPr>
    </w:p>
    <w:p w14:paraId="1668B5F0" w14:textId="37D8BC21" w:rsidR="00A73E1B" w:rsidRDefault="00A73E1B" w:rsidP="00A73E1B">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 xml:space="preserve">Why we should not expect any successful account of knowledge </w:t>
      </w:r>
    </w:p>
    <w:p w14:paraId="31C8F3B4" w14:textId="73468F23" w:rsidR="00A73E1B" w:rsidRDefault="00443CAC"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Given that Williamson’s thesis of KMS is faulty, I will now advance the </w:t>
      </w:r>
      <w:r w:rsidR="002316C6">
        <w:rPr>
          <w:rFonts w:ascii="Times New Roman" w:hAnsi="Times New Roman" w:cs="Times New Roman"/>
          <w:lang w:val="en-US"/>
        </w:rPr>
        <w:t>vagueness hypothesis</w:t>
      </w:r>
      <w:r>
        <w:rPr>
          <w:rFonts w:ascii="Times New Roman" w:hAnsi="Times New Roman" w:cs="Times New Roman"/>
          <w:lang w:val="en-US"/>
        </w:rPr>
        <w:t xml:space="preserve"> of knowledge and show that it is not successful (but not unsound) because it fails to provide a tractable membership criterion or an underlying nature of what knowledge is. The motivation for the </w:t>
      </w:r>
      <w:r w:rsidR="002316C6">
        <w:rPr>
          <w:rFonts w:ascii="Times New Roman" w:hAnsi="Times New Roman" w:cs="Times New Roman"/>
          <w:lang w:val="en-US"/>
        </w:rPr>
        <w:t>VH</w:t>
      </w:r>
      <w:r>
        <w:rPr>
          <w:rFonts w:ascii="Times New Roman" w:hAnsi="Times New Roman" w:cs="Times New Roman"/>
          <w:lang w:val="en-US"/>
        </w:rPr>
        <w:t xml:space="preserve"> is dual. First, consider Williamson’s inductive argument: given 4 decades of failures to solve the Gettier problem, it seems that the program for finding an </w:t>
      </w:r>
      <w:r>
        <w:rPr>
          <w:rFonts w:ascii="Times New Roman" w:hAnsi="Times New Roman" w:cs="Times New Roman"/>
          <w:lang w:val="en-US"/>
        </w:rPr>
        <w:lastRenderedPageBreak/>
        <w:t xml:space="preserve">analysis of knowledge is futile. </w:t>
      </w:r>
      <w:commentRangeStart w:id="82"/>
      <w:r>
        <w:rPr>
          <w:rFonts w:ascii="Times New Roman" w:hAnsi="Times New Roman" w:cs="Times New Roman"/>
          <w:lang w:val="en-US"/>
        </w:rPr>
        <w:t xml:space="preserve">But we also need to reconcile his inductive argument with the following observation: most analyses of knowledge have been largely </w:t>
      </w:r>
      <w:r w:rsidR="002316C6">
        <w:rPr>
          <w:rFonts w:ascii="Times New Roman" w:hAnsi="Times New Roman" w:cs="Times New Roman"/>
          <w:lang w:val="en-US"/>
        </w:rPr>
        <w:t>successful and</w:t>
      </w:r>
      <w:r>
        <w:rPr>
          <w:rFonts w:ascii="Times New Roman" w:hAnsi="Times New Roman" w:cs="Times New Roman"/>
          <w:lang w:val="en-US"/>
        </w:rPr>
        <w:t xml:space="preserve"> have faced counterexamples via rather contrived </w:t>
      </w:r>
      <w:r w:rsidR="002316C6">
        <w:rPr>
          <w:rFonts w:ascii="Times New Roman" w:hAnsi="Times New Roman" w:cs="Times New Roman"/>
          <w:lang w:val="en-US"/>
        </w:rPr>
        <w:t xml:space="preserve">scenarios. </w:t>
      </w:r>
      <w:commentRangeEnd w:id="82"/>
      <w:r w:rsidR="008F0306">
        <w:rPr>
          <w:rStyle w:val="CommentReference"/>
        </w:rPr>
        <w:commentReference w:id="82"/>
      </w:r>
      <w:r w:rsidR="004303F9">
        <w:rPr>
          <w:rFonts w:ascii="Times New Roman" w:hAnsi="Times New Roman" w:cs="Times New Roman"/>
          <w:lang w:val="en-US"/>
        </w:rPr>
        <w:t xml:space="preserve">This is because we have strong intuitions of when certain cases are clearly cases of knowledge. </w:t>
      </w:r>
      <w:r w:rsidR="002316C6">
        <w:rPr>
          <w:rFonts w:ascii="Times New Roman" w:hAnsi="Times New Roman" w:cs="Times New Roman"/>
          <w:lang w:val="en-US"/>
        </w:rPr>
        <w:t>Add this to the observation that when we construct Gettier counterexamples</w:t>
      </w:r>
      <w:commentRangeStart w:id="83"/>
      <w:r w:rsidR="002316C6">
        <w:rPr>
          <w:rFonts w:ascii="Times New Roman" w:hAnsi="Times New Roman" w:cs="Times New Roman"/>
          <w:lang w:val="en-US"/>
        </w:rPr>
        <w:t xml:space="preserve">, we are relying on some background intuition to presuppose that our counterexample is not a case that “S knows that p”. </w:t>
      </w:r>
      <w:r w:rsidR="004303F9">
        <w:rPr>
          <w:rFonts w:ascii="Times New Roman" w:hAnsi="Times New Roman" w:cs="Times New Roman"/>
          <w:lang w:val="en-US"/>
        </w:rPr>
        <w:t xml:space="preserve">This is because we have strong intuitions of when cases are not cases of knowledge. </w:t>
      </w:r>
      <w:commentRangeEnd w:id="83"/>
      <w:r w:rsidR="008F0306">
        <w:rPr>
          <w:rStyle w:val="CommentReference"/>
        </w:rPr>
        <w:commentReference w:id="83"/>
      </w:r>
      <w:r w:rsidR="004303F9">
        <w:rPr>
          <w:rFonts w:ascii="Times New Roman" w:hAnsi="Times New Roman" w:cs="Times New Roman"/>
          <w:lang w:val="en-US"/>
        </w:rPr>
        <w:t xml:space="preserve">Lastly, consider the fact that there are vague cases where it is open to debate whether someone knows that p (for example, the Cambridge Mathematician Ramanujan (who dreamt of mathematics) really knew mathematics). </w:t>
      </w:r>
      <w:r w:rsidR="002316C6">
        <w:rPr>
          <w:rFonts w:ascii="Times New Roman" w:hAnsi="Times New Roman" w:cs="Times New Roman"/>
          <w:lang w:val="en-US"/>
        </w:rPr>
        <w:t xml:space="preserve">Taken together, what this says </w:t>
      </w:r>
      <w:r w:rsidR="00E010C7">
        <w:rPr>
          <w:rFonts w:ascii="Times New Roman" w:hAnsi="Times New Roman" w:cs="Times New Roman"/>
          <w:lang w:val="en-US"/>
        </w:rPr>
        <w:t>are</w:t>
      </w:r>
      <w:r w:rsidR="002316C6">
        <w:rPr>
          <w:rFonts w:ascii="Times New Roman" w:hAnsi="Times New Roman" w:cs="Times New Roman"/>
          <w:lang w:val="en-US"/>
        </w:rPr>
        <w:t xml:space="preserve"> two things: we might never have a complete specifiable account of knowledge, but we have relatively strong</w:t>
      </w:r>
      <w:r w:rsidR="00C509EA">
        <w:rPr>
          <w:rFonts w:ascii="Times New Roman" w:hAnsi="Times New Roman" w:cs="Times New Roman"/>
          <w:lang w:val="en-US"/>
        </w:rPr>
        <w:t xml:space="preserve"> pre-theoretic</w:t>
      </w:r>
      <w:r w:rsidR="002316C6">
        <w:rPr>
          <w:rFonts w:ascii="Times New Roman" w:hAnsi="Times New Roman" w:cs="Times New Roman"/>
          <w:lang w:val="en-US"/>
        </w:rPr>
        <w:t xml:space="preserve"> intuitions of when most cases are counted as cases of knowing. </w:t>
      </w:r>
    </w:p>
    <w:p w14:paraId="3478F7E1" w14:textId="12A5D7BC" w:rsidR="00A73E1B" w:rsidRDefault="002316C6" w:rsidP="00A73E1B">
      <w:pPr>
        <w:spacing w:line="360" w:lineRule="auto"/>
        <w:jc w:val="both"/>
        <w:rPr>
          <w:rFonts w:ascii="Times New Roman" w:hAnsi="Times New Roman" w:cs="Times New Roman"/>
          <w:lang w:val="en-US"/>
        </w:rPr>
      </w:pPr>
      <w:r>
        <w:rPr>
          <w:rFonts w:ascii="Times New Roman" w:hAnsi="Times New Roman" w:cs="Times New Roman"/>
          <w:lang w:val="en-US"/>
        </w:rPr>
        <w:tab/>
      </w:r>
      <w:r w:rsidR="004303F9">
        <w:rPr>
          <w:rFonts w:ascii="Times New Roman" w:hAnsi="Times New Roman" w:cs="Times New Roman"/>
          <w:lang w:val="en-US"/>
        </w:rPr>
        <w:t xml:space="preserve">Let us now consider the equation “S knows that p” = “p is true” + “S believes that p” + (Y or “no luck”). Craig proposes that Y is basically </w:t>
      </w:r>
      <w:commentRangeStart w:id="84"/>
      <w:r w:rsidR="004303F9">
        <w:rPr>
          <w:rFonts w:ascii="Times New Roman" w:hAnsi="Times New Roman" w:cs="Times New Roman"/>
          <w:lang w:val="en-US"/>
        </w:rPr>
        <w:t xml:space="preserve">“the probability that S is correct about p”, </w:t>
      </w:r>
      <w:commentRangeEnd w:id="84"/>
      <w:r w:rsidR="00906E2C">
        <w:rPr>
          <w:rStyle w:val="CommentReference"/>
        </w:rPr>
        <w:commentReference w:id="84"/>
      </w:r>
      <w:r w:rsidR="004303F9">
        <w:rPr>
          <w:rFonts w:ascii="Times New Roman" w:hAnsi="Times New Roman" w:cs="Times New Roman"/>
          <w:lang w:val="en-US"/>
        </w:rPr>
        <w:t>since most of our specifications of Y have been merely strengthening the condition to exclude possibilities of accidental truth occurring</w:t>
      </w:r>
      <w:r w:rsidR="00BB4E1E">
        <w:rPr>
          <w:rStyle w:val="FootnoteReference"/>
          <w:rFonts w:ascii="Times New Roman" w:hAnsi="Times New Roman" w:cs="Times New Roman"/>
          <w:lang w:val="en-US"/>
        </w:rPr>
        <w:footnoteReference w:id="11"/>
      </w:r>
      <w:r w:rsidR="004303F9">
        <w:rPr>
          <w:rFonts w:ascii="Times New Roman" w:hAnsi="Times New Roman" w:cs="Times New Roman"/>
          <w:lang w:val="en-US"/>
        </w:rPr>
        <w:t xml:space="preserve">. The problem is finding the condition that captures the minimum probability acceptable to us to consider the case as one of knowledge. </w:t>
      </w:r>
      <w:r w:rsidR="00C509EA">
        <w:rPr>
          <w:rFonts w:ascii="Times New Roman" w:hAnsi="Times New Roman" w:cs="Times New Roman"/>
          <w:lang w:val="en-US"/>
        </w:rPr>
        <w:t xml:space="preserve">It seems to me that the structure of counterexamples to any condition </w:t>
      </w:r>
      <w:r w:rsidR="004303F9">
        <w:rPr>
          <w:rFonts w:ascii="Times New Roman" w:hAnsi="Times New Roman" w:cs="Times New Roman"/>
          <w:lang w:val="en-US"/>
        </w:rPr>
        <w:t xml:space="preserve">follows the following structure (as seen in Zagzebski): condition Y disallows X amount of luck. Now, consider X-1 luck in the scenario – how can this be knowledge? </w:t>
      </w:r>
      <w:ins w:id="85" w:author="Gail Leckie" w:date="2025-01-23T13:45:00Z">
        <w:r w:rsidR="00906E2C">
          <w:rPr>
            <w:rFonts w:ascii="Times New Roman" w:hAnsi="Times New Roman" w:cs="Times New Roman"/>
            <w:lang w:val="en-US"/>
          </w:rPr>
          <w:t xml:space="preserve">I quite liked this but I’m not sure there’s a single scale of luck.  </w:t>
        </w:r>
      </w:ins>
      <w:r w:rsidR="004303F9">
        <w:rPr>
          <w:rFonts w:ascii="Times New Roman" w:hAnsi="Times New Roman" w:cs="Times New Roman"/>
          <w:lang w:val="en-US"/>
        </w:rPr>
        <w:t xml:space="preserve">The inductive step eventuates the claim that only the case of X = 0 counts as knowledge. </w:t>
      </w:r>
      <w:ins w:id="86" w:author="Gail Leckie" w:date="2025-01-23T13:45:00Z">
        <w:r w:rsidR="00906E2C">
          <w:rPr>
            <w:rFonts w:ascii="Times New Roman" w:hAnsi="Times New Roman" w:cs="Times New Roman"/>
            <w:lang w:val="en-US"/>
          </w:rPr>
          <w:t xml:space="preserve">Nice </w:t>
        </w:r>
      </w:ins>
      <w:r w:rsidR="004303F9">
        <w:rPr>
          <w:rFonts w:ascii="Times New Roman" w:hAnsi="Times New Roman" w:cs="Times New Roman"/>
          <w:lang w:val="en-US"/>
        </w:rPr>
        <w:t xml:space="preserve">But </w:t>
      </w:r>
      <w:proofErr w:type="spellStart"/>
      <w:r w:rsidR="004303F9">
        <w:rPr>
          <w:rFonts w:ascii="Times New Roman" w:hAnsi="Times New Roman" w:cs="Times New Roman"/>
          <w:lang w:val="en-US"/>
        </w:rPr>
        <w:t>Zagzebski</w:t>
      </w:r>
      <w:proofErr w:type="spellEnd"/>
      <w:r w:rsidR="004303F9">
        <w:rPr>
          <w:rFonts w:ascii="Times New Roman" w:hAnsi="Times New Roman" w:cs="Times New Roman"/>
          <w:lang w:val="en-US"/>
        </w:rPr>
        <w:t xml:space="preserve"> assumes that our intuitions regarding what counts as knowledge are always reliable over all values of X, which I think is contentious especially if one’s </w:t>
      </w:r>
      <w:r w:rsidR="00271501">
        <w:rPr>
          <w:rFonts w:ascii="Times New Roman" w:hAnsi="Times New Roman" w:cs="Times New Roman"/>
          <w:lang w:val="en-US"/>
        </w:rPr>
        <w:t xml:space="preserve">true </w:t>
      </w:r>
      <w:r w:rsidR="004303F9">
        <w:rPr>
          <w:rFonts w:ascii="Times New Roman" w:hAnsi="Times New Roman" w:cs="Times New Roman"/>
          <w:lang w:val="en-US"/>
        </w:rPr>
        <w:t>belief is only semi-lucky. Therefore, I propose an alternative conclusion (VH)</w:t>
      </w:r>
      <w:r>
        <w:rPr>
          <w:rFonts w:ascii="Times New Roman" w:hAnsi="Times New Roman" w:cs="Times New Roman"/>
          <w:lang w:val="en-US"/>
        </w:rPr>
        <w:t xml:space="preserve">: </w:t>
      </w:r>
      <w:r w:rsidR="00C509EA">
        <w:rPr>
          <w:rFonts w:ascii="Times New Roman" w:hAnsi="Times New Roman" w:cs="Times New Roman"/>
          <w:lang w:val="en-US"/>
        </w:rPr>
        <w:t xml:space="preserve">there is some actual condition/cutoff of probability that counts as knowledge, but this is unknowable to us. </w:t>
      </w:r>
      <w:ins w:id="87" w:author="Gail Leckie" w:date="2025-01-23T13:45:00Z">
        <w:r w:rsidR="00906E2C">
          <w:rPr>
            <w:rFonts w:ascii="Times New Roman" w:hAnsi="Times New Roman" w:cs="Times New Roman"/>
            <w:lang w:val="en-US"/>
          </w:rPr>
          <w:t xml:space="preserve">But if its anything other than 1, it will be </w:t>
        </w:r>
        <w:proofErr w:type="spellStart"/>
        <w:r w:rsidR="00906E2C">
          <w:rPr>
            <w:rFonts w:ascii="Times New Roman" w:hAnsi="Times New Roman" w:cs="Times New Roman"/>
            <w:lang w:val="en-US"/>
          </w:rPr>
          <w:t>Gettierable</w:t>
        </w:r>
        <w:proofErr w:type="spellEnd"/>
        <w:r w:rsidR="00906E2C">
          <w:rPr>
            <w:rFonts w:ascii="Times New Roman" w:hAnsi="Times New Roman" w:cs="Times New Roman"/>
            <w:lang w:val="en-US"/>
          </w:rPr>
          <w:t xml:space="preserve">.  </w:t>
        </w:r>
      </w:ins>
      <w:ins w:id="88" w:author="Gail Leckie" w:date="2025-01-23T13:46:00Z">
        <w:r w:rsidR="00906E2C">
          <w:rPr>
            <w:rFonts w:ascii="Times New Roman" w:hAnsi="Times New Roman" w:cs="Times New Roman"/>
            <w:lang w:val="en-US"/>
          </w:rPr>
          <w:t xml:space="preserve">Maybe you might try a contextualist proposal where the degree </w:t>
        </w:r>
        <w:proofErr w:type="spellStart"/>
        <w:proofErr w:type="gramStart"/>
        <w:r w:rsidR="00906E2C">
          <w:rPr>
            <w:rFonts w:ascii="Times New Roman" w:hAnsi="Times New Roman" w:cs="Times New Roman"/>
            <w:lang w:val="en-US"/>
          </w:rPr>
          <w:t>varies?</w:t>
        </w:r>
      </w:ins>
      <w:r w:rsidR="00C509EA">
        <w:rPr>
          <w:rFonts w:ascii="Times New Roman" w:hAnsi="Times New Roman" w:cs="Times New Roman"/>
          <w:lang w:val="en-US"/>
        </w:rPr>
        <w:t>We</w:t>
      </w:r>
      <w:proofErr w:type="spellEnd"/>
      <w:proofErr w:type="gramEnd"/>
      <w:r w:rsidR="00C509EA">
        <w:rPr>
          <w:rFonts w:ascii="Times New Roman" w:hAnsi="Times New Roman" w:cs="Times New Roman"/>
          <w:lang w:val="en-US"/>
        </w:rPr>
        <w:t xml:space="preserve"> can draw an analogy to balding: there are clear cases when a man is bald and when a man is not bald, just as that there are clear cases when “S knows that p” and when “S does not know that p”. But there are also vague cases where we do not know if a man is bald or not or whether S knows that p. How does this stand against Zagzebski’s seemingly insurmountable algorithm? I suspect that the concept knows must allow occasional </w:t>
      </w:r>
      <w:r w:rsidR="00C509EA">
        <w:rPr>
          <w:rFonts w:ascii="Times New Roman" w:hAnsi="Times New Roman" w:cs="Times New Roman"/>
          <w:lang w:val="en-US"/>
        </w:rPr>
        <w:lastRenderedPageBreak/>
        <w:t>instances of luck, but as the cutoff for Y becomes higher, our intuitions are likely to be less clear on whether it counts as knowledge or not.</w:t>
      </w:r>
    </w:p>
    <w:p w14:paraId="4D0C8858" w14:textId="29DD390A" w:rsidR="00C509EA" w:rsidRDefault="00C509EA"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Assume we accept VH. Is VH successful according to our metrics? It seems that VH is a reductive account of knowledge. </w:t>
      </w:r>
      <w:r w:rsidR="004303F9">
        <w:rPr>
          <w:rFonts w:ascii="Times New Roman" w:hAnsi="Times New Roman" w:cs="Times New Roman"/>
          <w:lang w:val="en-US"/>
        </w:rPr>
        <w:t>But VH clearly fails to provide any membership criterion that is intelligible to us</w:t>
      </w:r>
      <w:r w:rsidR="00BB5DC2">
        <w:rPr>
          <w:rFonts w:ascii="Times New Roman" w:hAnsi="Times New Roman" w:cs="Times New Roman"/>
          <w:lang w:val="en-US"/>
        </w:rPr>
        <w:t xml:space="preserve"> because it </w:t>
      </w:r>
      <w:commentRangeStart w:id="89"/>
      <w:r w:rsidR="00BB5DC2">
        <w:rPr>
          <w:rFonts w:ascii="Times New Roman" w:hAnsi="Times New Roman" w:cs="Times New Roman"/>
          <w:lang w:val="en-US"/>
        </w:rPr>
        <w:t>proposes that the criterion of knowledge is fundamentally vague.</w:t>
      </w:r>
      <w:commentRangeEnd w:id="89"/>
      <w:r w:rsidR="00906E2C">
        <w:rPr>
          <w:rStyle w:val="CommentReference"/>
        </w:rPr>
        <w:commentReference w:id="89"/>
      </w:r>
      <w:r w:rsidR="00BB5DC2">
        <w:rPr>
          <w:rFonts w:ascii="Times New Roman" w:hAnsi="Times New Roman" w:cs="Times New Roman"/>
          <w:lang w:val="en-US"/>
        </w:rPr>
        <w:t xml:space="preserve"> And if we accept that VH is true, then we should not expect any non-circular account of knowledge, and thus any successful account of knowledge.</w:t>
      </w:r>
    </w:p>
    <w:p w14:paraId="2B22C6E4" w14:textId="77777777" w:rsidR="00A73E1B" w:rsidRDefault="00A73E1B" w:rsidP="00A73E1B">
      <w:pPr>
        <w:spacing w:line="360" w:lineRule="auto"/>
        <w:jc w:val="both"/>
        <w:rPr>
          <w:rFonts w:ascii="Times New Roman" w:hAnsi="Times New Roman" w:cs="Times New Roman"/>
          <w:lang w:val="en-US"/>
        </w:rPr>
      </w:pPr>
    </w:p>
    <w:p w14:paraId="3AC7165D" w14:textId="091C2DD0" w:rsidR="00A73E1B" w:rsidRDefault="00A73E1B" w:rsidP="00A73E1B">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Conclusion</w:t>
      </w:r>
    </w:p>
    <w:p w14:paraId="05370063" w14:textId="3F857F7F" w:rsidR="00A73E1B" w:rsidRDefault="003800DF" w:rsidP="00A73E1B">
      <w:pPr>
        <w:spacing w:line="360" w:lineRule="auto"/>
        <w:jc w:val="both"/>
        <w:rPr>
          <w:rFonts w:ascii="Times New Roman" w:hAnsi="Times New Roman" w:cs="Times New Roman"/>
          <w:lang w:val="en-US"/>
        </w:rPr>
      </w:pPr>
      <w:r>
        <w:rPr>
          <w:rFonts w:ascii="Times New Roman" w:hAnsi="Times New Roman" w:cs="Times New Roman"/>
          <w:lang w:val="en-US"/>
        </w:rPr>
        <w:tab/>
        <w:t xml:space="preserve">I argued that there can be no successful account of knowledge. This is because Williamson’s non-reductive alternative does not seem to have many positive arguments in </w:t>
      </w:r>
      <w:proofErr w:type="spellStart"/>
      <w:r>
        <w:rPr>
          <w:rFonts w:ascii="Times New Roman" w:hAnsi="Times New Roman" w:cs="Times New Roman"/>
          <w:lang w:val="en-US"/>
        </w:rPr>
        <w:t>favour</w:t>
      </w:r>
      <w:proofErr w:type="spellEnd"/>
      <w:r>
        <w:rPr>
          <w:rFonts w:ascii="Times New Roman" w:hAnsi="Times New Roman" w:cs="Times New Roman"/>
          <w:lang w:val="en-US"/>
        </w:rPr>
        <w:t xml:space="preserve"> of it, and that the way in which we intuitively classify cases makes it plausible that the criterion for ‘justification’ is simply vague and unspecifiable. </w:t>
      </w:r>
    </w:p>
    <w:p w14:paraId="6C18A3F3" w14:textId="77777777" w:rsidR="00857058" w:rsidRDefault="00857058" w:rsidP="00A73E1B">
      <w:pPr>
        <w:spacing w:line="360" w:lineRule="auto"/>
        <w:jc w:val="both"/>
        <w:rPr>
          <w:rFonts w:ascii="Times New Roman" w:hAnsi="Times New Roman" w:cs="Times New Roman"/>
          <w:lang w:val="en-US"/>
        </w:rPr>
      </w:pPr>
    </w:p>
    <w:p w14:paraId="0E135B6F" w14:textId="059222A0" w:rsidR="006E157A" w:rsidRDefault="006E157A">
      <w:pPr>
        <w:rPr>
          <w:ins w:id="90" w:author="Gail Leckie" w:date="2025-01-23T13:48:00Z"/>
          <w:rFonts w:ascii="Times New Roman" w:hAnsi="Times New Roman" w:cs="Times New Roman"/>
          <w:b/>
          <w:bCs/>
          <w:sz w:val="28"/>
          <w:szCs w:val="28"/>
          <w:lang w:val="en-US"/>
        </w:rPr>
      </w:pPr>
      <w:ins w:id="91" w:author="Gail Leckie" w:date="2025-01-23T08:26:00Z">
        <w:r>
          <w:rPr>
            <w:rFonts w:ascii="Times New Roman" w:hAnsi="Times New Roman" w:cs="Times New Roman"/>
            <w:b/>
            <w:bCs/>
            <w:sz w:val="28"/>
            <w:szCs w:val="28"/>
            <w:lang w:val="en-US"/>
          </w:rPr>
          <w:t xml:space="preserve">Wow!  </w:t>
        </w:r>
      </w:ins>
      <w:ins w:id="92" w:author="Gail Leckie" w:date="2025-01-23T09:06:00Z">
        <w:r w:rsidR="003F0CCC">
          <w:rPr>
            <w:rFonts w:ascii="Times New Roman" w:hAnsi="Times New Roman" w:cs="Times New Roman"/>
            <w:b/>
            <w:bCs/>
            <w:sz w:val="28"/>
            <w:szCs w:val="28"/>
            <w:lang w:val="en-US"/>
          </w:rPr>
          <w:t xml:space="preserve">I really appreciate how much work you put into this – lots of original reflection and </w:t>
        </w:r>
        <w:proofErr w:type="spellStart"/>
        <w:r w:rsidR="003F0CCC">
          <w:rPr>
            <w:rFonts w:ascii="Times New Roman" w:hAnsi="Times New Roman" w:cs="Times New Roman"/>
            <w:b/>
            <w:bCs/>
            <w:sz w:val="28"/>
            <w:szCs w:val="28"/>
            <w:lang w:val="en-US"/>
          </w:rPr>
          <w:t>ltos</w:t>
        </w:r>
        <w:proofErr w:type="spellEnd"/>
        <w:r w:rsidR="003F0CCC">
          <w:rPr>
            <w:rFonts w:ascii="Times New Roman" w:hAnsi="Times New Roman" w:cs="Times New Roman"/>
            <w:b/>
            <w:bCs/>
            <w:sz w:val="28"/>
            <w:szCs w:val="28"/>
            <w:lang w:val="en-US"/>
          </w:rPr>
          <w:t xml:space="preserve"> of detailed exposition</w:t>
        </w:r>
      </w:ins>
      <w:ins w:id="93" w:author="Gail Leckie" w:date="2025-01-23T08:26:00Z">
        <w:r>
          <w:rPr>
            <w:rFonts w:ascii="Times New Roman" w:hAnsi="Times New Roman" w:cs="Times New Roman"/>
            <w:b/>
            <w:bCs/>
            <w:sz w:val="28"/>
            <w:szCs w:val="28"/>
            <w:lang w:val="en-US"/>
          </w:rPr>
          <w:t>.  I’m not sure I can always mark or you can always write something like this so don’t feel you have to keep it up!</w:t>
        </w:r>
      </w:ins>
      <w:ins w:id="94" w:author="Gail Leckie" w:date="2025-01-23T13:47:00Z">
        <w:r w:rsidR="00906E2C">
          <w:rPr>
            <w:rFonts w:ascii="Times New Roman" w:hAnsi="Times New Roman" w:cs="Times New Roman"/>
            <w:b/>
            <w:bCs/>
            <w:sz w:val="28"/>
            <w:szCs w:val="28"/>
            <w:lang w:val="en-US"/>
          </w:rPr>
          <w:t xml:space="preserve">  Also bear in mind that in an exam, you have much less time and much less choice </w:t>
        </w:r>
      </w:ins>
      <w:ins w:id="95" w:author="Gail Leckie" w:date="2025-01-23T13:48:00Z">
        <w:r w:rsidR="00906E2C">
          <w:rPr>
            <w:rFonts w:ascii="Times New Roman" w:hAnsi="Times New Roman" w:cs="Times New Roman"/>
            <w:b/>
            <w:bCs/>
            <w:sz w:val="28"/>
            <w:szCs w:val="28"/>
            <w:lang w:val="en-US"/>
          </w:rPr>
          <w:t xml:space="preserve">on what you write about.  </w:t>
        </w:r>
      </w:ins>
    </w:p>
    <w:p w14:paraId="1C44D7B3" w14:textId="77777777" w:rsidR="00906E2C" w:rsidRDefault="00906E2C">
      <w:pPr>
        <w:rPr>
          <w:ins w:id="96" w:author="Gail Leckie" w:date="2025-01-23T08:26:00Z"/>
          <w:rFonts w:ascii="Times New Roman" w:hAnsi="Times New Roman" w:cs="Times New Roman"/>
          <w:b/>
          <w:bCs/>
          <w:sz w:val="28"/>
          <w:szCs w:val="28"/>
          <w:lang w:val="en-US"/>
        </w:rPr>
      </w:pPr>
    </w:p>
    <w:p w14:paraId="792BEE56" w14:textId="77777777" w:rsidR="00906E2C" w:rsidRDefault="006E157A">
      <w:pPr>
        <w:rPr>
          <w:ins w:id="97" w:author="Gail Leckie" w:date="2025-01-23T13:47:00Z"/>
          <w:rFonts w:ascii="Times New Roman" w:hAnsi="Times New Roman" w:cs="Times New Roman"/>
          <w:b/>
          <w:bCs/>
          <w:sz w:val="28"/>
          <w:szCs w:val="28"/>
          <w:lang w:val="en-US"/>
        </w:rPr>
      </w:pPr>
      <w:ins w:id="98" w:author="Gail Leckie" w:date="2025-01-23T08:26:00Z">
        <w:r>
          <w:rPr>
            <w:rFonts w:ascii="Times New Roman" w:hAnsi="Times New Roman" w:cs="Times New Roman"/>
            <w:b/>
            <w:bCs/>
            <w:sz w:val="28"/>
            <w:szCs w:val="28"/>
            <w:lang w:val="en-US"/>
          </w:rPr>
          <w:t>Your w</w:t>
        </w:r>
      </w:ins>
      <w:ins w:id="99" w:author="Gail Leckie" w:date="2025-01-23T08:27:00Z">
        <w:r>
          <w:rPr>
            <w:rFonts w:ascii="Times New Roman" w:hAnsi="Times New Roman" w:cs="Times New Roman"/>
            <w:b/>
            <w:bCs/>
            <w:sz w:val="28"/>
            <w:szCs w:val="28"/>
            <w:lang w:val="en-US"/>
          </w:rPr>
          <w:t>riting has got a lot cleaner</w:t>
        </w:r>
      </w:ins>
      <w:ins w:id="100" w:author="Gail Leckie" w:date="2025-01-23T09:06:00Z">
        <w:r w:rsidR="003F0CCC">
          <w:rPr>
            <w:rFonts w:ascii="Times New Roman" w:hAnsi="Times New Roman" w:cs="Times New Roman"/>
            <w:b/>
            <w:bCs/>
            <w:sz w:val="28"/>
            <w:szCs w:val="28"/>
            <w:lang w:val="en-US"/>
          </w:rPr>
          <w:t xml:space="preserve"> </w:t>
        </w:r>
      </w:ins>
      <w:ins w:id="101" w:author="Gail Leckie" w:date="2025-01-23T13:47:00Z">
        <w:r w:rsidR="00906E2C">
          <w:rPr>
            <w:rFonts w:ascii="Times New Roman" w:hAnsi="Times New Roman" w:cs="Times New Roman"/>
            <w:b/>
            <w:bCs/>
            <w:sz w:val="28"/>
            <w:szCs w:val="28"/>
            <w:lang w:val="en-US"/>
          </w:rPr>
          <w:t>these days</w:t>
        </w:r>
      </w:ins>
      <w:ins w:id="102" w:author="Gail Leckie" w:date="2025-01-23T08:27:00Z">
        <w:r>
          <w:rPr>
            <w:rFonts w:ascii="Times New Roman" w:hAnsi="Times New Roman" w:cs="Times New Roman"/>
            <w:b/>
            <w:bCs/>
            <w:sz w:val="28"/>
            <w:szCs w:val="28"/>
            <w:lang w:val="en-US"/>
          </w:rPr>
          <w:t>.  You don’t use technicality or complexity for its own sake.  All of it is now in service of the argument.</w:t>
        </w:r>
        <w:r w:rsidR="00801A20">
          <w:rPr>
            <w:rFonts w:ascii="Times New Roman" w:hAnsi="Times New Roman" w:cs="Times New Roman"/>
            <w:b/>
            <w:bCs/>
            <w:sz w:val="28"/>
            <w:szCs w:val="28"/>
            <w:lang w:val="en-US"/>
          </w:rPr>
          <w:t xml:space="preserve">  </w:t>
        </w:r>
      </w:ins>
    </w:p>
    <w:p w14:paraId="6E06CC32" w14:textId="77777777" w:rsidR="00906E2C" w:rsidRDefault="00906E2C">
      <w:pPr>
        <w:rPr>
          <w:ins w:id="103" w:author="Gail Leckie" w:date="2025-01-23T13:47:00Z"/>
          <w:rFonts w:ascii="Times New Roman" w:hAnsi="Times New Roman" w:cs="Times New Roman"/>
          <w:b/>
          <w:bCs/>
          <w:sz w:val="28"/>
          <w:szCs w:val="28"/>
          <w:lang w:val="en-US"/>
        </w:rPr>
      </w:pPr>
    </w:p>
    <w:p w14:paraId="233BA854" w14:textId="3F0213C2" w:rsidR="006E2BD2" w:rsidRDefault="00906E2C">
      <w:pPr>
        <w:rPr>
          <w:rFonts w:ascii="Times New Roman" w:hAnsi="Times New Roman" w:cs="Times New Roman"/>
          <w:b/>
          <w:bCs/>
          <w:sz w:val="28"/>
          <w:szCs w:val="28"/>
          <w:lang w:val="en-US"/>
        </w:rPr>
      </w:pPr>
      <w:ins w:id="104" w:author="Gail Leckie" w:date="2025-01-23T13:47:00Z">
        <w:r>
          <w:rPr>
            <w:rFonts w:ascii="Times New Roman" w:hAnsi="Times New Roman" w:cs="Times New Roman"/>
            <w:b/>
            <w:bCs/>
            <w:sz w:val="28"/>
            <w:szCs w:val="28"/>
            <w:lang w:val="en-US"/>
          </w:rPr>
          <w:t xml:space="preserve">I don’t think all of the arguments work </w:t>
        </w:r>
      </w:ins>
      <w:ins w:id="105" w:author="Gail Leckie" w:date="2025-01-23T13:48:00Z">
        <w:r>
          <w:rPr>
            <w:rFonts w:ascii="Times New Roman" w:hAnsi="Times New Roman" w:cs="Times New Roman"/>
            <w:b/>
            <w:bCs/>
            <w:sz w:val="28"/>
            <w:szCs w:val="28"/>
            <w:lang w:val="en-US"/>
          </w:rPr>
          <w:t xml:space="preserve">of course.  </w:t>
        </w:r>
        <w:r w:rsidRPr="00906E2C">
          <w:rPr>
            <mc:AlternateContent>
              <mc:Choice Requires="w16se">
                <w:rFonts w:ascii="Times New Roman" w:hAnsi="Times New Roman" w:cs="Times New Roman"/>
              </mc:Choice>
              <mc:Fallback>
                <w:rFonts w:ascii="Segoe UI Emoji" w:eastAsia="Segoe UI Emoji" w:hAnsi="Segoe UI Emoji" w:cs="Segoe UI Emoji"/>
              </mc:Fallback>
            </mc:AlternateContent>
            <w:b/>
            <w:bCs/>
            <w:sz w:val="28"/>
            <w:szCs w:val="28"/>
            <w:lang w:val="en-US"/>
          </w:rPr>
          <mc:AlternateContent>
            <mc:Choice Requires="w16se">
              <w16se:symEx w16se:font="Segoe UI Emoji" w16se:char="1F60A"/>
            </mc:Choice>
            <mc:Fallback>
              <w:t>😊</w:t>
            </mc:Fallback>
          </mc:AlternateContent>
        </w:r>
        <w:r>
          <w:rPr>
            <w:rFonts w:ascii="Times New Roman" w:hAnsi="Times New Roman" w:cs="Times New Roman"/>
            <w:b/>
            <w:bCs/>
            <w:sz w:val="28"/>
            <w:szCs w:val="28"/>
            <w:lang w:val="en-US"/>
          </w:rPr>
          <w:t xml:space="preserve"> </w:t>
        </w:r>
      </w:ins>
      <w:del w:id="106" w:author="Gail Leckie" w:date="2025-01-23T08:26:00Z">
        <w:r w:rsidR="006E2BD2" w:rsidDel="006E157A">
          <w:rPr>
            <w:rFonts w:ascii="Times New Roman" w:hAnsi="Times New Roman" w:cs="Times New Roman"/>
            <w:b/>
            <w:bCs/>
            <w:sz w:val="28"/>
            <w:szCs w:val="28"/>
            <w:lang w:val="en-US"/>
          </w:rPr>
          <w:br w:type="page"/>
        </w:r>
      </w:del>
    </w:p>
    <w:p w14:paraId="5C559F4E" w14:textId="4B1FEFB4" w:rsidR="00857058" w:rsidRDefault="00857058" w:rsidP="00A73E1B">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Bibliography</w:t>
      </w:r>
    </w:p>
    <w:p w14:paraId="3CBF3A14" w14:textId="0F23DF1F" w:rsidR="00857058" w:rsidRPr="00857058" w:rsidRDefault="00857058" w:rsidP="00857058">
      <w:pPr>
        <w:spacing w:after="240" w:line="360" w:lineRule="auto"/>
        <w:ind w:left="567" w:hanging="567"/>
        <w:jc w:val="both"/>
        <w:rPr>
          <w:rFonts w:ascii="Times New Roman" w:hAnsi="Times New Roman" w:cs="Times New Roman"/>
        </w:rPr>
      </w:pPr>
      <w:proofErr w:type="spellStart"/>
      <w:r w:rsidRPr="00857058">
        <w:rPr>
          <w:rFonts w:ascii="Times New Roman" w:hAnsi="Times New Roman" w:cs="Times New Roman"/>
        </w:rPr>
        <w:t>Cassam</w:t>
      </w:r>
      <w:proofErr w:type="spellEnd"/>
      <w:r w:rsidRPr="00857058">
        <w:rPr>
          <w:rFonts w:ascii="Times New Roman" w:hAnsi="Times New Roman" w:cs="Times New Roman"/>
        </w:rPr>
        <w:t xml:space="preserve">, Q. (2009) ‘Can the Concept of Knowledge Be Analysed?’, in Greenough, P. and Pritchard, D. (eds.) </w:t>
      </w:r>
      <w:r w:rsidRPr="00857058">
        <w:rPr>
          <w:rFonts w:ascii="Times New Roman" w:hAnsi="Times New Roman" w:cs="Times New Roman"/>
          <w:i/>
          <w:iCs/>
        </w:rPr>
        <w:t>Williamson on Knowledge</w:t>
      </w:r>
      <w:r w:rsidRPr="00857058">
        <w:rPr>
          <w:rFonts w:ascii="Times New Roman" w:hAnsi="Times New Roman" w:cs="Times New Roman"/>
        </w:rPr>
        <w:t>. Oxford: Oxford University Press, pp. 12–30.</w:t>
      </w:r>
    </w:p>
    <w:p w14:paraId="595E47DC" w14:textId="3C2B3437" w:rsidR="00857058" w:rsidRPr="00857058" w:rsidRDefault="00857058" w:rsidP="00857058">
      <w:pPr>
        <w:spacing w:after="240" w:line="360" w:lineRule="auto"/>
        <w:ind w:left="567" w:hanging="567"/>
        <w:jc w:val="both"/>
        <w:rPr>
          <w:rFonts w:ascii="Times New Roman" w:hAnsi="Times New Roman" w:cs="Times New Roman"/>
        </w:rPr>
      </w:pPr>
      <w:r w:rsidRPr="00857058">
        <w:rPr>
          <w:rFonts w:ascii="Times New Roman" w:hAnsi="Times New Roman" w:cs="Times New Roman"/>
        </w:rPr>
        <w:t xml:space="preserve">Craig, E. (1987) ‘The Practical Explication of Knowledge’, </w:t>
      </w:r>
      <w:r w:rsidRPr="00857058">
        <w:rPr>
          <w:rFonts w:ascii="Times New Roman" w:hAnsi="Times New Roman" w:cs="Times New Roman"/>
          <w:i/>
          <w:iCs/>
        </w:rPr>
        <w:t>Proceedings of the Aristotelian Society</w:t>
      </w:r>
      <w:r w:rsidRPr="00857058">
        <w:rPr>
          <w:rFonts w:ascii="Times New Roman" w:hAnsi="Times New Roman" w:cs="Times New Roman"/>
        </w:rPr>
        <w:t>, 87, pp. 211–222.</w:t>
      </w:r>
    </w:p>
    <w:p w14:paraId="5377A4E8" w14:textId="22AB34F8" w:rsidR="00857058" w:rsidRPr="00857058" w:rsidRDefault="00857058" w:rsidP="00857058">
      <w:pPr>
        <w:pStyle w:val="FootnoteText"/>
        <w:spacing w:after="240" w:line="360" w:lineRule="auto"/>
        <w:ind w:left="567" w:hanging="567"/>
        <w:jc w:val="both"/>
        <w:rPr>
          <w:sz w:val="24"/>
          <w:szCs w:val="24"/>
          <w:lang w:val="en-US"/>
        </w:rPr>
      </w:pPr>
      <w:r w:rsidRPr="00857058">
        <w:rPr>
          <w:rFonts w:ascii="Times New Roman" w:hAnsi="Times New Roman" w:cs="Times New Roman"/>
          <w:sz w:val="24"/>
          <w:szCs w:val="24"/>
        </w:rPr>
        <w:t xml:space="preserve">Fricker, E. (2009) ‘Is Knowing a State of Mind? The Case Against’, in Greenough, P. and Pritchard, D. (eds.) </w:t>
      </w:r>
      <w:r w:rsidRPr="00857058">
        <w:rPr>
          <w:rFonts w:ascii="Times New Roman" w:hAnsi="Times New Roman" w:cs="Times New Roman"/>
          <w:i/>
          <w:iCs/>
          <w:sz w:val="24"/>
          <w:szCs w:val="24"/>
        </w:rPr>
        <w:t>Williamson on Knowledge</w:t>
      </w:r>
      <w:r w:rsidRPr="00857058">
        <w:rPr>
          <w:rFonts w:ascii="Times New Roman" w:hAnsi="Times New Roman" w:cs="Times New Roman"/>
          <w:sz w:val="24"/>
          <w:szCs w:val="24"/>
        </w:rPr>
        <w:t>. Oxford: Oxford University Press, pp. 31–59.</w:t>
      </w:r>
    </w:p>
    <w:p w14:paraId="6FFA508E" w14:textId="7468C1A5" w:rsidR="00857058" w:rsidRPr="00857058" w:rsidRDefault="00857058" w:rsidP="00857058">
      <w:pPr>
        <w:spacing w:after="240" w:line="360" w:lineRule="auto"/>
        <w:jc w:val="both"/>
        <w:rPr>
          <w:rFonts w:ascii="Times New Roman" w:hAnsi="Times New Roman" w:cs="Times New Roman"/>
        </w:rPr>
      </w:pPr>
      <w:r w:rsidRPr="00857058">
        <w:rPr>
          <w:rFonts w:ascii="Times New Roman" w:hAnsi="Times New Roman" w:cs="Times New Roman"/>
        </w:rPr>
        <w:t xml:space="preserve">Williamson, T. (2000) </w:t>
      </w:r>
      <w:r w:rsidRPr="00857058">
        <w:rPr>
          <w:rFonts w:ascii="Times New Roman" w:hAnsi="Times New Roman" w:cs="Times New Roman"/>
          <w:i/>
          <w:iCs/>
        </w:rPr>
        <w:t>Knowledge and Its Limits</w:t>
      </w:r>
      <w:r w:rsidRPr="00857058">
        <w:rPr>
          <w:rFonts w:ascii="Times New Roman" w:hAnsi="Times New Roman" w:cs="Times New Roman"/>
        </w:rPr>
        <w:t>. Oxford: Oxford University Press</w:t>
      </w:r>
    </w:p>
    <w:p w14:paraId="17FB09DD" w14:textId="77777777" w:rsidR="00857058" w:rsidRPr="00857058" w:rsidRDefault="00857058" w:rsidP="00857058">
      <w:pPr>
        <w:pStyle w:val="FootnoteText"/>
        <w:spacing w:after="240" w:line="360" w:lineRule="auto"/>
        <w:ind w:left="567" w:hanging="567"/>
        <w:jc w:val="both"/>
        <w:rPr>
          <w:rFonts w:ascii="Times New Roman" w:hAnsi="Times New Roman" w:cs="Times New Roman"/>
          <w:sz w:val="24"/>
          <w:szCs w:val="24"/>
          <w:lang w:val="en-US"/>
        </w:rPr>
      </w:pPr>
      <w:r w:rsidRPr="00857058">
        <w:rPr>
          <w:rFonts w:ascii="Times New Roman" w:hAnsi="Times New Roman" w:cs="Times New Roman"/>
          <w:sz w:val="24"/>
          <w:szCs w:val="24"/>
        </w:rPr>
        <w:lastRenderedPageBreak/>
        <w:t xml:space="preserve">Williamson, T. (2011) ‘Knowledge First Epistemology’, in </w:t>
      </w:r>
      <w:proofErr w:type="spellStart"/>
      <w:r w:rsidRPr="00857058">
        <w:rPr>
          <w:rFonts w:ascii="Times New Roman" w:hAnsi="Times New Roman" w:cs="Times New Roman"/>
          <w:sz w:val="24"/>
          <w:szCs w:val="24"/>
        </w:rPr>
        <w:t>Bernecker</w:t>
      </w:r>
      <w:proofErr w:type="spellEnd"/>
      <w:r w:rsidRPr="00857058">
        <w:rPr>
          <w:rFonts w:ascii="Times New Roman" w:hAnsi="Times New Roman" w:cs="Times New Roman"/>
          <w:sz w:val="24"/>
          <w:szCs w:val="24"/>
        </w:rPr>
        <w:t xml:space="preserve">, S. and Pritchard, D. (eds.) </w:t>
      </w:r>
      <w:r w:rsidRPr="00857058">
        <w:rPr>
          <w:rFonts w:ascii="Times New Roman" w:hAnsi="Times New Roman" w:cs="Times New Roman"/>
          <w:i/>
          <w:iCs/>
          <w:sz w:val="24"/>
          <w:szCs w:val="24"/>
        </w:rPr>
        <w:t>Routledge Companion to Epistemology</w:t>
      </w:r>
      <w:r w:rsidRPr="00857058">
        <w:rPr>
          <w:rFonts w:ascii="Times New Roman" w:hAnsi="Times New Roman" w:cs="Times New Roman"/>
          <w:sz w:val="24"/>
          <w:szCs w:val="24"/>
        </w:rPr>
        <w:t>. Part II. Abingdon: Routledge, pp. 208–218.</w:t>
      </w:r>
    </w:p>
    <w:p w14:paraId="449B6192" w14:textId="4754DA7D" w:rsidR="00857058" w:rsidRDefault="00857058" w:rsidP="00857058">
      <w:pPr>
        <w:spacing w:after="240" w:line="360" w:lineRule="auto"/>
        <w:ind w:left="567" w:hanging="567"/>
        <w:jc w:val="both"/>
        <w:rPr>
          <w:ins w:id="107" w:author="Matthew Tan" w:date="2025-01-23T14:05:00Z" w16du:dateUtc="2025-01-23T14:05:00Z"/>
          <w:rFonts w:ascii="Times New Roman" w:hAnsi="Times New Roman" w:cs="Times New Roman"/>
        </w:rPr>
      </w:pPr>
      <w:proofErr w:type="spellStart"/>
      <w:r w:rsidRPr="00857058">
        <w:rPr>
          <w:rFonts w:ascii="Times New Roman" w:hAnsi="Times New Roman" w:cs="Times New Roman"/>
        </w:rPr>
        <w:t>Zagzebski</w:t>
      </w:r>
      <w:proofErr w:type="spellEnd"/>
      <w:r w:rsidRPr="00857058">
        <w:rPr>
          <w:rFonts w:ascii="Times New Roman" w:hAnsi="Times New Roman" w:cs="Times New Roman"/>
        </w:rPr>
        <w:t xml:space="preserve">, L. (1994) ‘The Inescapability of Gettier Problems’, </w:t>
      </w:r>
      <w:r w:rsidRPr="00857058">
        <w:rPr>
          <w:rFonts w:ascii="Times New Roman" w:hAnsi="Times New Roman" w:cs="Times New Roman"/>
          <w:i/>
          <w:iCs/>
        </w:rPr>
        <w:t>The Philosophical Quarterly</w:t>
      </w:r>
      <w:r w:rsidRPr="00857058">
        <w:rPr>
          <w:rFonts w:ascii="Times New Roman" w:hAnsi="Times New Roman" w:cs="Times New Roman"/>
        </w:rPr>
        <w:t>, 44(174), pp. 65–73.</w:t>
      </w:r>
    </w:p>
    <w:p w14:paraId="5E7FB873" w14:textId="77777777" w:rsidR="005977BC" w:rsidRDefault="005977BC" w:rsidP="00857058">
      <w:pPr>
        <w:spacing w:after="240" w:line="360" w:lineRule="auto"/>
        <w:ind w:left="567" w:hanging="567"/>
        <w:jc w:val="both"/>
        <w:rPr>
          <w:ins w:id="108" w:author="Matthew Tan" w:date="2025-01-23T14:05:00Z" w16du:dateUtc="2025-01-23T14:05:00Z"/>
          <w:rFonts w:ascii="Times New Roman" w:hAnsi="Times New Roman" w:cs="Times New Roman"/>
        </w:rPr>
      </w:pPr>
    </w:p>
    <w:p w14:paraId="6451F13A" w14:textId="215A4FA0" w:rsidR="005977BC" w:rsidRDefault="00D172C4" w:rsidP="00D172C4">
      <w:pPr>
        <w:spacing w:line="360" w:lineRule="auto"/>
        <w:ind w:left="567" w:hanging="567"/>
        <w:jc w:val="both"/>
        <w:rPr>
          <w:rFonts w:ascii="Times New Roman" w:hAnsi="Times New Roman" w:cs="Times New Roman"/>
          <w:b/>
          <w:bCs/>
          <w:lang w:val="en-US"/>
        </w:rPr>
      </w:pPr>
      <w:r>
        <w:rPr>
          <w:rFonts w:ascii="Times New Roman" w:hAnsi="Times New Roman" w:cs="Times New Roman"/>
          <w:b/>
          <w:bCs/>
          <w:lang w:val="en-US"/>
        </w:rPr>
        <w:t>Tutorial Remarks</w:t>
      </w:r>
    </w:p>
    <w:p w14:paraId="6FDCA12E" w14:textId="44B85C9B" w:rsidR="00D172C4" w:rsidRDefault="00595596" w:rsidP="00D172C4">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Causal efficacy</w:t>
      </w:r>
      <w:r w:rsidR="003553AD">
        <w:rPr>
          <w:rFonts w:ascii="Times New Roman" w:hAnsi="Times New Roman" w:cs="Times New Roman"/>
          <w:lang w:val="en-US"/>
        </w:rPr>
        <w:t xml:space="preserve"> argument: </w:t>
      </w:r>
      <w:r w:rsidR="00F76B4C">
        <w:rPr>
          <w:rFonts w:ascii="Times New Roman" w:hAnsi="Times New Roman" w:cs="Times New Roman"/>
          <w:lang w:val="en-US"/>
        </w:rPr>
        <w:t xml:space="preserve">Some mental states may have content that is external to people and yet move people </w:t>
      </w:r>
    </w:p>
    <w:p w14:paraId="644DCCAA" w14:textId="26BA598B" w:rsidR="00483275" w:rsidRDefault="00810EE0" w:rsidP="00483275">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The content externalist says that n</w:t>
      </w:r>
      <w:r w:rsidR="00483275">
        <w:rPr>
          <w:rFonts w:ascii="Times New Roman" w:hAnsi="Times New Roman" w:cs="Times New Roman"/>
          <w:lang w:val="en-US"/>
        </w:rPr>
        <w:t xml:space="preserve">o mental state that </w:t>
      </w:r>
      <w:r>
        <w:rPr>
          <w:rFonts w:ascii="Times New Roman" w:hAnsi="Times New Roman" w:cs="Times New Roman"/>
          <w:lang w:val="en-US"/>
        </w:rPr>
        <w:t xml:space="preserve">is narrow moves action </w:t>
      </w:r>
      <w:r w:rsidRPr="00810EE0">
        <w:rPr>
          <w:rFonts w:ascii="Times New Roman" w:hAnsi="Times New Roman" w:cs="Times New Roman"/>
          <w:lang w:val="en-US"/>
        </w:rPr>
        <w:sym w:font="Wingdings" w:char="F0E0"/>
      </w:r>
      <w:r>
        <w:rPr>
          <w:rFonts w:ascii="Times New Roman" w:hAnsi="Times New Roman" w:cs="Times New Roman"/>
          <w:lang w:val="en-US"/>
        </w:rPr>
        <w:t xml:space="preserve"> only mental states </w:t>
      </w:r>
      <w:r w:rsidR="005A03BB">
        <w:rPr>
          <w:rFonts w:ascii="Times New Roman" w:hAnsi="Times New Roman" w:cs="Times New Roman"/>
          <w:lang w:val="en-US"/>
        </w:rPr>
        <w:t xml:space="preserve">that are broad moves </w:t>
      </w:r>
    </w:p>
    <w:p w14:paraId="277127D0" w14:textId="34BC0779" w:rsidR="00CF3173" w:rsidRDefault="00CF3173" w:rsidP="00483275">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Explains success and action </w:t>
      </w:r>
      <w:r w:rsidRPr="00CF3173">
        <w:rPr>
          <w:rFonts w:ascii="Times New Roman" w:hAnsi="Times New Roman" w:cs="Times New Roman"/>
          <w:lang w:val="en-US"/>
        </w:rPr>
        <w:sym w:font="Wingdings" w:char="F0E0"/>
      </w:r>
      <w:r>
        <w:rPr>
          <w:rFonts w:ascii="Times New Roman" w:hAnsi="Times New Roman" w:cs="Times New Roman"/>
          <w:lang w:val="en-US"/>
        </w:rPr>
        <w:t xml:space="preserve"> strong belief won’t cover crazy belief </w:t>
      </w:r>
    </w:p>
    <w:p w14:paraId="5ED4F98A" w14:textId="2F975023" w:rsidR="000F3278" w:rsidRDefault="00926E41" w:rsidP="000F3278">
      <w:pPr>
        <w:pStyle w:val="ListParagraph"/>
        <w:numPr>
          <w:ilvl w:val="2"/>
          <w:numId w:val="6"/>
        </w:numPr>
        <w:spacing w:line="360" w:lineRule="auto"/>
        <w:jc w:val="both"/>
        <w:rPr>
          <w:rFonts w:ascii="Times New Roman" w:hAnsi="Times New Roman" w:cs="Times New Roman"/>
          <w:lang w:val="en-US"/>
        </w:rPr>
      </w:pPr>
      <w:r>
        <w:rPr>
          <w:rFonts w:ascii="Times New Roman" w:hAnsi="Times New Roman" w:cs="Times New Roman"/>
          <w:lang w:val="en-US"/>
        </w:rPr>
        <w:t>Better explanation because abandonment is less probable</w:t>
      </w:r>
      <w:r w:rsidR="00EA1B92">
        <w:rPr>
          <w:rFonts w:ascii="Times New Roman" w:hAnsi="Times New Roman" w:cs="Times New Roman"/>
          <w:lang w:val="en-US"/>
        </w:rPr>
        <w:t xml:space="preserve"> conditional on the causal connection</w:t>
      </w:r>
    </w:p>
    <w:p w14:paraId="7C1A0E2D" w14:textId="77777777" w:rsidR="00942E0E" w:rsidRDefault="00926E41" w:rsidP="000F3278">
      <w:pPr>
        <w:pStyle w:val="ListParagraph"/>
        <w:numPr>
          <w:ilvl w:val="2"/>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Attraction of there is water in this glass vs watery stuff in this glass </w:t>
      </w:r>
      <w:r w:rsidRPr="00926E41">
        <w:rPr>
          <w:rFonts w:ascii="Times New Roman" w:hAnsi="Times New Roman" w:cs="Times New Roman"/>
          <w:lang w:val="en-US"/>
        </w:rPr>
        <w:sym w:font="Wingdings" w:char="F0E0"/>
      </w:r>
      <w:r>
        <w:rPr>
          <w:rFonts w:ascii="Times New Roman" w:hAnsi="Times New Roman" w:cs="Times New Roman"/>
          <w:lang w:val="en-US"/>
        </w:rPr>
        <w:t xml:space="preserve"> can’t explain both actions because they do not have the same belie</w:t>
      </w:r>
      <w:r w:rsidR="00942E0E">
        <w:rPr>
          <w:rFonts w:ascii="Times New Roman" w:hAnsi="Times New Roman" w:cs="Times New Roman"/>
          <w:lang w:val="en-US"/>
        </w:rPr>
        <w:t>fs</w:t>
      </w:r>
    </w:p>
    <w:p w14:paraId="1445E3AA" w14:textId="41A5BC66" w:rsidR="00DF6233" w:rsidRDefault="00827CB2" w:rsidP="00942E0E">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Internalism: </w:t>
      </w:r>
      <w:r w:rsidR="00601EFB">
        <w:rPr>
          <w:rFonts w:ascii="Times New Roman" w:hAnsi="Times New Roman" w:cs="Times New Roman"/>
          <w:lang w:val="en-US"/>
        </w:rPr>
        <w:t>same neural state</w:t>
      </w:r>
      <w:r w:rsidR="0085280E">
        <w:rPr>
          <w:rFonts w:ascii="Times New Roman" w:hAnsi="Times New Roman" w:cs="Times New Roman"/>
          <w:lang w:val="en-US"/>
        </w:rPr>
        <w:t xml:space="preserve"> (characterisation of alpha being internally like beta)</w:t>
      </w:r>
      <w:r w:rsidR="00601EFB">
        <w:rPr>
          <w:rFonts w:ascii="Times New Roman" w:hAnsi="Times New Roman" w:cs="Times New Roman"/>
          <w:lang w:val="en-US"/>
        </w:rPr>
        <w:t xml:space="preserve"> but </w:t>
      </w:r>
      <w:r w:rsidR="00914202">
        <w:rPr>
          <w:rFonts w:ascii="Times New Roman" w:hAnsi="Times New Roman" w:cs="Times New Roman"/>
          <w:lang w:val="en-US"/>
        </w:rPr>
        <w:t xml:space="preserve">refer to content </w:t>
      </w:r>
      <w:r w:rsidR="0085280E">
        <w:rPr>
          <w:rFonts w:ascii="Times New Roman" w:hAnsi="Times New Roman" w:cs="Times New Roman"/>
          <w:lang w:val="en-US"/>
        </w:rPr>
        <w:t xml:space="preserve">so not the same mental state </w:t>
      </w:r>
    </w:p>
    <w:p w14:paraId="0479477F" w14:textId="1CD026FA" w:rsidR="0085280E" w:rsidRDefault="0085280E" w:rsidP="0085280E">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Tiger and Schmiger case </w:t>
      </w:r>
      <w:r w:rsidRPr="0085280E">
        <w:rPr>
          <w:rFonts w:ascii="Times New Roman" w:hAnsi="Times New Roman" w:cs="Times New Roman"/>
          <w:lang w:val="en-US"/>
        </w:rPr>
        <w:sym w:font="Wingdings" w:char="F0E0"/>
      </w:r>
      <w:r>
        <w:rPr>
          <w:rFonts w:ascii="Times New Roman" w:hAnsi="Times New Roman" w:cs="Times New Roman"/>
          <w:lang w:val="en-US"/>
        </w:rPr>
        <w:t xml:space="preserve"> internally the same but different mental states </w:t>
      </w:r>
    </w:p>
    <w:p w14:paraId="7158991A" w14:textId="016C89FE" w:rsidR="0085280E" w:rsidRDefault="0085280E" w:rsidP="0085280E">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Internalists say that mental states are wholly internal =&gt; internally the same</w:t>
      </w:r>
      <w:r w:rsidR="00B04A19">
        <w:rPr>
          <w:rFonts w:ascii="Times New Roman" w:hAnsi="Times New Roman" w:cs="Times New Roman"/>
          <w:lang w:val="en-US"/>
        </w:rPr>
        <w:t xml:space="preserve"> but different </w:t>
      </w:r>
      <w:r w:rsidR="00F80923">
        <w:rPr>
          <w:rFonts w:ascii="Times New Roman" w:hAnsi="Times New Roman" w:cs="Times New Roman"/>
          <w:lang w:val="en-US"/>
        </w:rPr>
        <w:t>mental states</w:t>
      </w:r>
    </w:p>
    <w:p w14:paraId="419C3CF0" w14:textId="7AB581F6" w:rsidR="00B8745E" w:rsidRDefault="00B8745E" w:rsidP="00B8745E">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Fricker argues that you can deny </w:t>
      </w:r>
      <w:r w:rsidR="00F7102C">
        <w:rPr>
          <w:rFonts w:ascii="Times New Roman" w:hAnsi="Times New Roman" w:cs="Times New Roman"/>
          <w:lang w:val="en-US"/>
        </w:rPr>
        <w:t xml:space="preserve">KMS while being an externalist about content </w:t>
      </w:r>
    </w:p>
    <w:p w14:paraId="307B68DC" w14:textId="57347DD2" w:rsidR="00F7102C" w:rsidRDefault="000E49BB" w:rsidP="00F7102C">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Vagueness: perhaps a decisive account of knowledge is not going to provide a sharp cut-off point for knowledge </w:t>
      </w:r>
    </w:p>
    <w:p w14:paraId="4374B3F8" w14:textId="7553F98B" w:rsidR="006532B6" w:rsidRDefault="00D403F1" w:rsidP="00F7102C">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Reductive vs non-reductive</w:t>
      </w:r>
      <w:r w:rsidR="002B0CAB">
        <w:rPr>
          <w:rFonts w:ascii="Times New Roman" w:hAnsi="Times New Roman" w:cs="Times New Roman"/>
          <w:lang w:val="en-US"/>
        </w:rPr>
        <w:t xml:space="preserve">: individually necessary and insufficient but jointly sufficient </w:t>
      </w:r>
    </w:p>
    <w:p w14:paraId="77271C62" w14:textId="55894FC8" w:rsidR="00D403F1" w:rsidRDefault="00F516C3" w:rsidP="00F516C3">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Need non-circularity </w:t>
      </w:r>
      <w:r w:rsidR="005105E8" w:rsidRPr="005105E8">
        <w:rPr>
          <w:rFonts w:ascii="Times New Roman" w:hAnsi="Times New Roman" w:cs="Times New Roman"/>
          <w:lang w:val="en-US"/>
        </w:rPr>
        <w:sym w:font="Wingdings" w:char="F0E0"/>
      </w:r>
      <w:r w:rsidR="005105E8">
        <w:rPr>
          <w:rFonts w:ascii="Times New Roman" w:hAnsi="Times New Roman" w:cs="Times New Roman"/>
          <w:lang w:val="en-US"/>
        </w:rPr>
        <w:t xml:space="preserve"> no bits of it are redundant </w:t>
      </w:r>
    </w:p>
    <w:p w14:paraId="2CA28A08" w14:textId="6279381A" w:rsidR="00D96430" w:rsidRDefault="00D96430" w:rsidP="00F516C3">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Non-trivial conjunctive analysis </w:t>
      </w:r>
    </w:p>
    <w:p w14:paraId="71856D0D" w14:textId="52723215" w:rsidR="002320D3" w:rsidRDefault="001B595B" w:rsidP="002320D3">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Conceptual vs Metaphysical </w:t>
      </w:r>
    </w:p>
    <w:p w14:paraId="64C69425" w14:textId="18D66664" w:rsidR="0070670B" w:rsidRDefault="0070670B" w:rsidP="007E6941">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Difference between conceptual and metaphysical reduction </w:t>
      </w:r>
    </w:p>
    <w:p w14:paraId="7D300AAA" w14:textId="4CF7D4B3" w:rsidR="002E02D4" w:rsidRDefault="002E02D4" w:rsidP="002E02D4">
      <w:pPr>
        <w:pStyle w:val="ListParagraph"/>
        <w:numPr>
          <w:ilvl w:val="2"/>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Fricker says Williamson focuses on the possibility </w:t>
      </w:r>
      <w:r w:rsidR="004D20DB">
        <w:rPr>
          <w:rFonts w:ascii="Times New Roman" w:hAnsi="Times New Roman" w:cs="Times New Roman"/>
          <w:lang w:val="en-US"/>
        </w:rPr>
        <w:t xml:space="preserve">on conceptual reduction only but not of metaphysical reduction </w:t>
      </w:r>
    </w:p>
    <w:p w14:paraId="179E1573" w14:textId="4975BCE1" w:rsidR="00067B7A" w:rsidRDefault="00067B7A" w:rsidP="00067B7A">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Distinction: Hydrogen is not part of the concept water, </w:t>
      </w:r>
      <w:r w:rsidR="001B0A2F">
        <w:rPr>
          <w:rFonts w:ascii="Times New Roman" w:hAnsi="Times New Roman" w:cs="Times New Roman"/>
          <w:lang w:val="en-US"/>
        </w:rPr>
        <w:t xml:space="preserve">but hydrogen is metaphysically part of water </w:t>
      </w:r>
    </w:p>
    <w:p w14:paraId="1E555916" w14:textId="68F79DB0" w:rsidR="001B0A2F" w:rsidRDefault="001B0A2F" w:rsidP="001B0A2F">
      <w:pPr>
        <w:pStyle w:val="ListParagraph"/>
        <w:numPr>
          <w:ilvl w:val="2"/>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Conceptual analysis is providing an analysis in terms of concepts </w:t>
      </w:r>
    </w:p>
    <w:p w14:paraId="3A781D26" w14:textId="56A0418E" w:rsidR="001B595B" w:rsidRDefault="007E6941" w:rsidP="007E6941">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Hybrid vs Simple</w:t>
      </w:r>
    </w:p>
    <w:p w14:paraId="197F90CE" w14:textId="47ADDBCB" w:rsidR="00B538E8" w:rsidRDefault="00B538E8" w:rsidP="00B538E8">
      <w:pPr>
        <w:pStyle w:val="ListParagraph"/>
        <w:numPr>
          <w:ilvl w:val="1"/>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Hybrid is a combination of </w:t>
      </w:r>
      <w:r w:rsidR="00896887">
        <w:rPr>
          <w:rFonts w:ascii="Times New Roman" w:hAnsi="Times New Roman" w:cs="Times New Roman"/>
          <w:lang w:val="en-US"/>
        </w:rPr>
        <w:t>different parts</w:t>
      </w:r>
    </w:p>
    <w:p w14:paraId="5E1B33E2" w14:textId="69F7A970" w:rsidR="00C679FE" w:rsidRPr="00D172C4" w:rsidRDefault="00C679FE" w:rsidP="00C679FE">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 xml:space="preserve">Pure mental state </w:t>
      </w:r>
    </w:p>
    <w:sectPr w:rsidR="00C679FE" w:rsidRPr="00D172C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il Leckie" w:date="2025-01-23T13:02:00Z" w:initials="GL">
    <w:p w14:paraId="75E7CE0D" w14:textId="057D671F" w:rsidR="00B471E8" w:rsidRDefault="00B471E8">
      <w:pPr>
        <w:pStyle w:val="CommentText"/>
      </w:pPr>
      <w:r>
        <w:rPr>
          <w:rStyle w:val="CommentReference"/>
        </w:rPr>
        <w:annotationRef/>
      </w:r>
      <w:r>
        <w:t xml:space="preserve">Perhaps need more than this?  </w:t>
      </w:r>
    </w:p>
    <w:p w14:paraId="36E9BABF" w14:textId="3FAE0ADA" w:rsidR="00B471E8" w:rsidRDefault="00B471E8">
      <w:pPr>
        <w:pStyle w:val="CommentText"/>
      </w:pPr>
    </w:p>
    <w:p w14:paraId="12E32264" w14:textId="30205BC6" w:rsidR="00B471E8" w:rsidRDefault="00B471E8">
      <w:pPr>
        <w:pStyle w:val="CommentText"/>
      </w:pPr>
      <w:r>
        <w:t>Presumably these aren’t reductions</w:t>
      </w:r>
    </w:p>
    <w:p w14:paraId="0D8A55E7" w14:textId="77777777" w:rsidR="00B471E8" w:rsidRDefault="00B471E8">
      <w:pPr>
        <w:pStyle w:val="CommentText"/>
      </w:pPr>
    </w:p>
    <w:p w14:paraId="0FE31B89" w14:textId="77777777" w:rsidR="00B471E8" w:rsidRDefault="00B471E8">
      <w:pPr>
        <w:pStyle w:val="CommentText"/>
      </w:pPr>
      <w:r>
        <w:t>S knows p iff S knows p</w:t>
      </w:r>
    </w:p>
    <w:p w14:paraId="72188134" w14:textId="646D92E5" w:rsidR="00B471E8" w:rsidRDefault="00B471E8">
      <w:pPr>
        <w:pStyle w:val="CommentText"/>
      </w:pPr>
      <w:r>
        <w:t>S knows p iff p is true, S believes p and S knows p</w:t>
      </w:r>
    </w:p>
    <w:p w14:paraId="5AA93E78" w14:textId="29CE7549" w:rsidR="00B471E8" w:rsidRDefault="00B471E8">
      <w:pPr>
        <w:pStyle w:val="CommentText"/>
      </w:pPr>
    </w:p>
    <w:p w14:paraId="70763660" w14:textId="57CDE0DD" w:rsidR="00B471E8" w:rsidRDefault="00B471E8">
      <w:pPr>
        <w:pStyle w:val="CommentText"/>
      </w:pPr>
      <w:r>
        <w:t>But they do consist of n&amp;S conditions</w:t>
      </w:r>
    </w:p>
    <w:p w14:paraId="6EF343D0" w14:textId="77777777" w:rsidR="00B471E8" w:rsidRDefault="00B471E8">
      <w:pPr>
        <w:pStyle w:val="CommentText"/>
      </w:pPr>
    </w:p>
    <w:p w14:paraId="32B86094" w14:textId="31218B8C" w:rsidR="00B471E8" w:rsidRDefault="00B471E8">
      <w:pPr>
        <w:pStyle w:val="CommentText"/>
      </w:pPr>
    </w:p>
  </w:comment>
  <w:comment w:id="12" w:author="Gail Leckie" w:date="2025-01-22T18:25:00Z" w:initials="GL">
    <w:p w14:paraId="20903068" w14:textId="5BA24A97" w:rsidR="007E1C5E" w:rsidRDefault="007E1C5E">
      <w:pPr>
        <w:pStyle w:val="CommentText"/>
      </w:pPr>
      <w:r>
        <w:rPr>
          <w:rStyle w:val="CommentReference"/>
        </w:rPr>
        <w:annotationRef/>
      </w:r>
      <w:r>
        <w:t xml:space="preserve">I’m not sure. </w:t>
      </w:r>
      <w:r w:rsidR="00B471E8">
        <w:t>Earlier you suggested</w:t>
      </w:r>
      <w:r>
        <w:t xml:space="preserve"> it’s a metaphysical not a conceptual account.  </w:t>
      </w:r>
    </w:p>
    <w:p w14:paraId="7D5A1951" w14:textId="77777777" w:rsidR="007E1C5E" w:rsidRDefault="007E1C5E">
      <w:pPr>
        <w:pStyle w:val="CommentText"/>
      </w:pPr>
    </w:p>
    <w:p w14:paraId="36DB4BD1" w14:textId="77777777" w:rsidR="007E1C5E" w:rsidRDefault="007E1C5E">
      <w:pPr>
        <w:pStyle w:val="CommentText"/>
      </w:pPr>
      <w:r>
        <w:t>“analysis” seems the wrong word – this is usually used for reduction.</w:t>
      </w:r>
    </w:p>
    <w:p w14:paraId="7413CAAB" w14:textId="77777777" w:rsidR="00B471E8" w:rsidRDefault="00B471E8">
      <w:pPr>
        <w:pStyle w:val="CommentText"/>
      </w:pPr>
    </w:p>
    <w:p w14:paraId="6DB80484" w14:textId="2CD7120F" w:rsidR="00B471E8" w:rsidRDefault="00B471E8">
      <w:pPr>
        <w:pStyle w:val="CommentText"/>
      </w:pPr>
      <w:r>
        <w:t xml:space="preserve">Not sure what amounts to “circular” </w:t>
      </w:r>
    </w:p>
  </w:comment>
  <w:comment w:id="28" w:author="Gail Leckie" w:date="2025-01-22T18:32:00Z" w:initials="GL">
    <w:p w14:paraId="08CBAD64" w14:textId="1BE9DC5E" w:rsidR="007E1C5E" w:rsidRDefault="007E1C5E">
      <w:pPr>
        <w:pStyle w:val="CommentText"/>
      </w:pPr>
      <w:r>
        <w:rPr>
          <w:rStyle w:val="CommentReference"/>
        </w:rPr>
        <w:annotationRef/>
      </w:r>
      <w:r>
        <w:t xml:space="preserve">I don’t think this follows.  It could provide a circular membership criterion and not be reductive.  So maybe you </w:t>
      </w:r>
      <w:r w:rsidR="000F3AC4">
        <w:t>could tweak</w:t>
      </w:r>
      <w:r>
        <w:t xml:space="preserve"> </w:t>
      </w:r>
    </w:p>
  </w:comment>
  <w:comment w:id="48" w:author="Gail Leckie" w:date="2025-01-23T13:15:00Z" w:initials="GL">
    <w:p w14:paraId="59D6ADFE" w14:textId="768D1627" w:rsidR="00B0696E" w:rsidRDefault="00B0696E">
      <w:pPr>
        <w:pStyle w:val="CommentText"/>
      </w:pPr>
      <w:r>
        <w:rPr>
          <w:rStyle w:val="CommentReference"/>
        </w:rPr>
        <w:annotationRef/>
      </w:r>
      <w:r>
        <w:t xml:space="preserve">Explanatory power?  Simplicity? </w:t>
      </w:r>
    </w:p>
  </w:comment>
  <w:comment w:id="49" w:author="Gail Leckie" w:date="2025-01-23T13:16:00Z" w:initials="GL">
    <w:p w14:paraId="6F8766CE" w14:textId="5351D224" w:rsidR="00B0696E" w:rsidRDefault="00B0696E">
      <w:pPr>
        <w:pStyle w:val="CommentText"/>
      </w:pPr>
      <w:r>
        <w:rPr>
          <w:rStyle w:val="CommentReference"/>
        </w:rPr>
        <w:annotationRef/>
      </w:r>
      <w:r>
        <w:t>Well it says a bit about membership</w:t>
      </w:r>
    </w:p>
    <w:p w14:paraId="1A31DE5F" w14:textId="77777777" w:rsidR="00B0696E" w:rsidRDefault="00B0696E">
      <w:pPr>
        <w:pStyle w:val="CommentText"/>
      </w:pPr>
    </w:p>
    <w:p w14:paraId="0E8EC354" w14:textId="6A91A697" w:rsidR="00B0696E" w:rsidRDefault="00B0696E">
      <w:pPr>
        <w:pStyle w:val="CommentText"/>
      </w:pPr>
      <w:r>
        <w:t xml:space="preserve">“most general” at least tells some </w:t>
      </w:r>
      <w:r>
        <w:t>conditiosn that sufficient for K  eg perception that p is knowledge that p</w:t>
      </w:r>
    </w:p>
    <w:p w14:paraId="06465670" w14:textId="77777777" w:rsidR="00B0696E" w:rsidRDefault="00B0696E">
      <w:pPr>
        <w:pStyle w:val="CommentText"/>
      </w:pPr>
    </w:p>
    <w:p w14:paraId="1D97D8B2" w14:textId="15AEB030" w:rsidR="00B0696E" w:rsidRDefault="00B0696E">
      <w:pPr>
        <w:pStyle w:val="CommentText"/>
      </w:pPr>
      <w:r>
        <w:t>“factive” tells us at least one necess</w:t>
      </w:r>
    </w:p>
  </w:comment>
  <w:comment w:id="50" w:author="Gail Leckie" w:date="2025-01-23T13:18:00Z" w:initials="GL">
    <w:p w14:paraId="04F7A039" w14:textId="1D115C5D" w:rsidR="00B0696E" w:rsidRDefault="00B0696E">
      <w:pPr>
        <w:pStyle w:val="CommentText"/>
      </w:pPr>
      <w:r>
        <w:rPr>
          <w:rStyle w:val="CommentReference"/>
        </w:rPr>
        <w:annotationRef/>
      </w:r>
      <w:r>
        <w:t xml:space="preserve">Well it may not be conceptually reductive but isn’t it metaphysically reductive?  </w:t>
      </w:r>
    </w:p>
  </w:comment>
  <w:comment w:id="54" w:author="Gail Leckie" w:date="2025-01-23T08:12:00Z" w:initials="GL">
    <w:p w14:paraId="42246E55" w14:textId="25A68B68" w:rsidR="000F3AC4" w:rsidRDefault="000F3AC4">
      <w:pPr>
        <w:pStyle w:val="CommentText"/>
      </w:pPr>
      <w:r>
        <w:rPr>
          <w:rStyle w:val="CommentReference"/>
        </w:rPr>
        <w:annotationRef/>
      </w:r>
      <w:r>
        <w:t>Of course this is the controversial bit!</w:t>
      </w:r>
    </w:p>
  </w:comment>
  <w:comment w:id="70" w:author="Gail Leckie" w:date="2025-01-23T13:31:00Z" w:initials="GL">
    <w:p w14:paraId="163ECE24" w14:textId="77777777" w:rsidR="008F0306" w:rsidRDefault="008F0306">
      <w:pPr>
        <w:pStyle w:val="CommentText"/>
      </w:pPr>
      <w:r>
        <w:rPr>
          <w:rStyle w:val="CommentReference"/>
        </w:rPr>
        <w:annotationRef/>
      </w:r>
      <w:r>
        <w:t>That’s going to need arguing.  I think you can believe “</w:t>
      </w:r>
      <w:r w:rsidRPr="008F0306">
        <w:rPr>
          <w:b/>
        </w:rPr>
        <w:t>a</w:t>
      </w:r>
      <w:r>
        <w:t xml:space="preserve"> dog is barking” even if there’s no particular dog you are thinking </w:t>
      </w:r>
      <w:r>
        <w:t>about .  Maybe you wanted “</w:t>
      </w:r>
      <w:r w:rsidRPr="008F0306">
        <w:rPr>
          <w:b/>
        </w:rPr>
        <w:t>that</w:t>
      </w:r>
      <w:r>
        <w:t xml:space="preserve"> dog is barking” as the proposition believed in the good case?  That would be a singular proposition.</w:t>
      </w:r>
    </w:p>
    <w:p w14:paraId="2A50F0BD" w14:textId="77777777" w:rsidR="008F0306" w:rsidRDefault="008F0306">
      <w:pPr>
        <w:pStyle w:val="CommentText"/>
      </w:pPr>
    </w:p>
    <w:p w14:paraId="1E42DB3B" w14:textId="77777777" w:rsidR="008F0306" w:rsidRDefault="008F0306">
      <w:pPr>
        <w:pStyle w:val="CommentText"/>
      </w:pPr>
    </w:p>
    <w:p w14:paraId="26A19805" w14:textId="10D67704" w:rsidR="008F0306" w:rsidRDefault="008F0306">
      <w:pPr>
        <w:pStyle w:val="CommentText"/>
      </w:pPr>
      <w:r>
        <w:t>In any case, I didn’t see how the argument was working.  How does this show that rationally believing doesn’t entail knowledge?</w:t>
      </w:r>
    </w:p>
  </w:comment>
  <w:comment w:id="71" w:author="Gail Leckie" w:date="2025-01-23T08:24:00Z" w:initials="GL">
    <w:p w14:paraId="15DCF93A" w14:textId="614E759F" w:rsidR="006E157A" w:rsidRDefault="006E157A">
      <w:pPr>
        <w:pStyle w:val="CommentText"/>
      </w:pPr>
      <w:r>
        <w:rPr>
          <w:rStyle w:val="CommentReference"/>
        </w:rPr>
        <w:annotationRef/>
      </w:r>
      <w:r w:rsidR="008F0306">
        <w:t>I’m sorry but I couldn’t follow your argument here</w:t>
      </w:r>
    </w:p>
  </w:comment>
  <w:comment w:id="75" w:author="Gail Leckie" w:date="2025-01-23T09:02:00Z" w:initials="GL">
    <w:p w14:paraId="27B74B63" w14:textId="525532AF" w:rsidR="004A22E3" w:rsidRDefault="004A22E3">
      <w:pPr>
        <w:pStyle w:val="CommentText"/>
      </w:pPr>
      <w:r>
        <w:rPr>
          <w:rStyle w:val="CommentReference"/>
        </w:rPr>
        <w:annotationRef/>
      </w:r>
      <w:r>
        <w:t>You need a bit more here.  What are the differences in what beli</w:t>
      </w:r>
      <w:r w:rsidR="008F0306">
        <w:t>ef</w:t>
      </w:r>
      <w:r>
        <w:t xml:space="preserve"> can causally explain if it is </w:t>
      </w:r>
      <w:r>
        <w:t xml:space="preserve">basic  vs what knowledge can explain if it is basic.   Compare </w:t>
      </w:r>
      <w:r w:rsidR="00260C05">
        <w:t xml:space="preserve">more cases: </w:t>
      </w:r>
      <w:r>
        <w:t>cases of thie</w:t>
      </w:r>
      <w:r w:rsidR="008F0306">
        <w:t>ve</w:t>
      </w:r>
      <w:r>
        <w:t>s in similar situations but where they h</w:t>
      </w:r>
      <w:r w:rsidR="00260C05">
        <w:t xml:space="preserve">ave a different false belief or where they have </w:t>
      </w:r>
      <w:r>
        <w:t>knowledge without the same subjective states.</w:t>
      </w:r>
      <w:r w:rsidR="00260C05">
        <w:t xml:space="preserve">  Compare the cases where the thief beliefs but doesn’t know – how do </w:t>
      </w:r>
      <w:r w:rsidR="008F0306">
        <w:t>they</w:t>
      </w:r>
      <w:r w:rsidR="00260C05">
        <w:t xml:space="preserve"> act differently?</w:t>
      </w:r>
    </w:p>
  </w:comment>
  <w:comment w:id="78" w:author="Gail Leckie" w:date="2025-01-23T08:59:00Z" w:initials="GL">
    <w:p w14:paraId="22139C1A" w14:textId="4D7F4CEF" w:rsidR="004A22E3" w:rsidRDefault="004A22E3">
      <w:pPr>
        <w:pStyle w:val="CommentText"/>
      </w:pPr>
      <w:r>
        <w:rPr>
          <w:rStyle w:val="CommentReference"/>
        </w:rPr>
        <w:annotationRef/>
      </w:r>
      <w:r>
        <w:t xml:space="preserve">Tw is going to deny that.  It relates to a debate about whether the content is external or internal.  Many people had by this date given up the principle that mental content is internal.  The thought is that if the mental causes, it does not do so by being intrinsic– immediately before and spatial proximate to the bodily mvmt it causes.  </w:t>
      </w:r>
    </w:p>
  </w:comment>
  <w:comment w:id="79" w:author="Gail Leckie" w:date="2025-01-23T09:05:00Z" w:initials="GL">
    <w:p w14:paraId="7BBD7BB6" w14:textId="4157AE1B" w:rsidR="00D30A5B" w:rsidRDefault="00D30A5B">
      <w:pPr>
        <w:pStyle w:val="CommentText"/>
      </w:pPr>
      <w:r>
        <w:rPr>
          <w:rStyle w:val="CommentReference"/>
        </w:rPr>
        <w:annotationRef/>
      </w:r>
      <w:r>
        <w:t>You should tie it to the example you’ve given – either give water example in first place or give the stealing one both times</w:t>
      </w:r>
    </w:p>
  </w:comment>
  <w:comment w:id="82" w:author="Gail Leckie" w:date="2025-01-23T13:37:00Z" w:initials="GL">
    <w:p w14:paraId="19845869" w14:textId="21277AC7" w:rsidR="008F0306" w:rsidRDefault="008F0306">
      <w:pPr>
        <w:pStyle w:val="CommentText"/>
      </w:pPr>
      <w:r>
        <w:rPr>
          <w:rStyle w:val="CommentReference"/>
        </w:rPr>
        <w:annotationRef/>
      </w:r>
      <w:r>
        <w:t>Well that’s because we did discover some genuinely necessary conditions.  The problem was with the sufficiency side</w:t>
      </w:r>
    </w:p>
  </w:comment>
  <w:comment w:id="83" w:author="Gail Leckie" w:date="2025-01-23T13:38:00Z" w:initials="GL">
    <w:p w14:paraId="029DDE11" w14:textId="26606A7C" w:rsidR="008F0306" w:rsidRDefault="008F0306">
      <w:pPr>
        <w:pStyle w:val="CommentText"/>
      </w:pPr>
      <w:r>
        <w:rPr>
          <w:rStyle w:val="CommentReference"/>
        </w:rPr>
        <w:annotationRef/>
      </w:r>
      <w:r>
        <w:t xml:space="preserve">Maybe more than “intuition”.  There are good reasons to exclude some of the Gettier cases </w:t>
      </w:r>
      <w:r>
        <w:t>eg safety is a valuable feature and many Gettier cases are generated because the belief is unsafe</w:t>
      </w:r>
    </w:p>
  </w:comment>
  <w:comment w:id="84" w:author="Gail Leckie" w:date="2025-01-23T13:44:00Z" w:initials="GL">
    <w:p w14:paraId="4FEB6824" w14:textId="7FFD7AAA" w:rsidR="00906E2C" w:rsidRDefault="00906E2C">
      <w:pPr>
        <w:pStyle w:val="CommentText"/>
      </w:pPr>
      <w:r>
        <w:rPr>
          <w:rStyle w:val="CommentReference"/>
        </w:rPr>
        <w:annotationRef/>
      </w:r>
      <w:r>
        <w:t xml:space="preserve">But this seems very </w:t>
      </w:r>
      <w:r>
        <w:t>Gettierable?</w:t>
      </w:r>
    </w:p>
  </w:comment>
  <w:comment w:id="89" w:author="Gail Leckie" w:date="2025-01-23T13:46:00Z" w:initials="GL">
    <w:p w14:paraId="7F520F13" w14:textId="191A4ACF" w:rsidR="00906E2C" w:rsidRDefault="00906E2C">
      <w:pPr>
        <w:pStyle w:val="CommentText"/>
      </w:pPr>
      <w:r>
        <w:rPr>
          <w:rStyle w:val="CommentReference"/>
        </w:rPr>
        <w:annotationRef/>
      </w:r>
      <w:r>
        <w:t>Well that it is unknowable but there’s no real vagueness because you said there’s a sharp cut off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B86094" w15:done="0"/>
  <w15:commentEx w15:paraId="6DB80484" w15:done="0"/>
  <w15:commentEx w15:paraId="08CBAD64" w15:done="0"/>
  <w15:commentEx w15:paraId="59D6ADFE" w15:done="0"/>
  <w15:commentEx w15:paraId="1D97D8B2" w15:done="0"/>
  <w15:commentEx w15:paraId="04F7A039" w15:done="0"/>
  <w15:commentEx w15:paraId="42246E55" w15:done="0"/>
  <w15:commentEx w15:paraId="26A19805" w15:done="0"/>
  <w15:commentEx w15:paraId="15DCF93A" w15:done="0"/>
  <w15:commentEx w15:paraId="27B74B63" w15:done="0"/>
  <w15:commentEx w15:paraId="22139C1A" w15:done="0"/>
  <w15:commentEx w15:paraId="7BBD7BB6" w15:done="0"/>
  <w15:commentEx w15:paraId="19845869" w15:done="0"/>
  <w15:commentEx w15:paraId="029DDE11" w15:done="0"/>
  <w15:commentEx w15:paraId="4FEB6824" w15:done="0"/>
  <w15:commentEx w15:paraId="7F520F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B86094" w16cid:durableId="2B3CBC6B"/>
  <w16cid:commentId w16cid:paraId="6DB80484" w16cid:durableId="2B3BB6AE"/>
  <w16cid:commentId w16cid:paraId="08CBAD64" w16cid:durableId="2B3BB858"/>
  <w16cid:commentId w16cid:paraId="59D6ADFE" w16cid:durableId="2B3CBF70"/>
  <w16cid:commentId w16cid:paraId="1D97D8B2" w16cid:durableId="2B3CBFB0"/>
  <w16cid:commentId w16cid:paraId="04F7A039" w16cid:durableId="2B3CC02B"/>
  <w16cid:commentId w16cid:paraId="42246E55" w16cid:durableId="2B3C7885"/>
  <w16cid:commentId w16cid:paraId="26A19805" w16cid:durableId="2B3CC328"/>
  <w16cid:commentId w16cid:paraId="15DCF93A" w16cid:durableId="2B3C7B50"/>
  <w16cid:commentId w16cid:paraId="27B74B63" w16cid:durableId="2B3C8408"/>
  <w16cid:commentId w16cid:paraId="22139C1A" w16cid:durableId="2B3C836B"/>
  <w16cid:commentId w16cid:paraId="7BBD7BB6" w16cid:durableId="2B3C84BC"/>
  <w16cid:commentId w16cid:paraId="19845869" w16cid:durableId="2B3CC481"/>
  <w16cid:commentId w16cid:paraId="029DDE11" w16cid:durableId="2B3CC4CA"/>
  <w16cid:commentId w16cid:paraId="4FEB6824" w16cid:durableId="2B3CC657"/>
  <w16cid:commentId w16cid:paraId="7F520F13" w16cid:durableId="2B3CC6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1AEE" w14:textId="77777777" w:rsidR="003A2BBF" w:rsidRDefault="003A2BBF" w:rsidP="00780BAA">
      <w:r>
        <w:separator/>
      </w:r>
    </w:p>
  </w:endnote>
  <w:endnote w:type="continuationSeparator" w:id="0">
    <w:p w14:paraId="12CF9EA3" w14:textId="77777777" w:rsidR="003A2BBF" w:rsidRDefault="003A2BBF" w:rsidP="00780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0072" w14:textId="77777777" w:rsidR="003A2BBF" w:rsidRDefault="003A2BBF" w:rsidP="00780BAA">
      <w:r>
        <w:separator/>
      </w:r>
    </w:p>
  </w:footnote>
  <w:footnote w:type="continuationSeparator" w:id="0">
    <w:p w14:paraId="62E11BA6" w14:textId="77777777" w:rsidR="003A2BBF" w:rsidRDefault="003A2BBF" w:rsidP="00780BAA">
      <w:r>
        <w:continuationSeparator/>
      </w:r>
    </w:p>
  </w:footnote>
  <w:footnote w:id="1">
    <w:p w14:paraId="14C04B83" w14:textId="170137D7" w:rsidR="00E010C7" w:rsidRPr="007129D2" w:rsidRDefault="00E010C7">
      <w:pPr>
        <w:pStyle w:val="FootnoteText"/>
        <w:rPr>
          <w:rFonts w:ascii="Times New Roman" w:hAnsi="Times New Roman" w:cs="Times New Roman"/>
          <w:lang w:val="en-US"/>
        </w:rPr>
      </w:pPr>
      <w:r w:rsidRPr="007129D2">
        <w:rPr>
          <w:rStyle w:val="FootnoteReference"/>
          <w:rFonts w:ascii="Times New Roman" w:hAnsi="Times New Roman" w:cs="Times New Roman"/>
        </w:rPr>
        <w:footnoteRef/>
      </w:r>
      <w:r w:rsidRPr="007129D2">
        <w:rPr>
          <w:rFonts w:ascii="Times New Roman" w:hAnsi="Times New Roman" w:cs="Times New Roman"/>
        </w:rPr>
        <w:t xml:space="preserve"> </w:t>
      </w:r>
      <w:proofErr w:type="spellStart"/>
      <w:r w:rsidR="007129D2" w:rsidRPr="007129D2">
        <w:rPr>
          <w:rFonts w:ascii="Times New Roman" w:hAnsi="Times New Roman" w:cs="Times New Roman"/>
        </w:rPr>
        <w:t>Zagzebski</w:t>
      </w:r>
      <w:proofErr w:type="spellEnd"/>
      <w:r w:rsidR="007129D2" w:rsidRPr="007129D2">
        <w:rPr>
          <w:rFonts w:ascii="Times New Roman" w:hAnsi="Times New Roman" w:cs="Times New Roman"/>
        </w:rPr>
        <w:t xml:space="preserve">, L. (1994) ‘The Inescapability of Gettier Problems’, </w:t>
      </w:r>
      <w:r w:rsidR="007129D2" w:rsidRPr="007129D2">
        <w:rPr>
          <w:rFonts w:ascii="Times New Roman" w:hAnsi="Times New Roman" w:cs="Times New Roman"/>
          <w:i/>
          <w:iCs/>
        </w:rPr>
        <w:t>The Philosophical Quarterly</w:t>
      </w:r>
      <w:r w:rsidR="007129D2" w:rsidRPr="007129D2">
        <w:rPr>
          <w:rFonts w:ascii="Times New Roman" w:hAnsi="Times New Roman" w:cs="Times New Roman"/>
        </w:rPr>
        <w:t>, 44(174), pp. 65–73.</w:t>
      </w:r>
    </w:p>
  </w:footnote>
  <w:footnote w:id="2">
    <w:p w14:paraId="288CB01A" w14:textId="69627CDD" w:rsidR="00E010C7" w:rsidRPr="00E010C7" w:rsidRDefault="00E010C7">
      <w:pPr>
        <w:pStyle w:val="FootnoteText"/>
        <w:rPr>
          <w:lang w:val="en-US"/>
        </w:rPr>
      </w:pPr>
      <w:r w:rsidRPr="007129D2">
        <w:rPr>
          <w:rStyle w:val="FootnoteReference"/>
          <w:rFonts w:ascii="Times New Roman" w:hAnsi="Times New Roman" w:cs="Times New Roman"/>
        </w:rPr>
        <w:footnoteRef/>
      </w:r>
      <w:r w:rsidRPr="007129D2">
        <w:rPr>
          <w:rFonts w:ascii="Times New Roman" w:hAnsi="Times New Roman" w:cs="Times New Roman"/>
        </w:rPr>
        <w:t xml:space="preserve"> </w:t>
      </w:r>
      <w:r w:rsidR="007129D2" w:rsidRPr="007129D2">
        <w:rPr>
          <w:rFonts w:ascii="Times New Roman" w:hAnsi="Times New Roman" w:cs="Times New Roman"/>
        </w:rPr>
        <w:t xml:space="preserve">Williamson, T. (2000) ‘A State of Mind’, in </w:t>
      </w:r>
      <w:r w:rsidR="007129D2" w:rsidRPr="007129D2">
        <w:rPr>
          <w:rFonts w:ascii="Times New Roman" w:hAnsi="Times New Roman" w:cs="Times New Roman"/>
          <w:i/>
          <w:iCs/>
        </w:rPr>
        <w:t>Knowledge and Its Limits</w:t>
      </w:r>
      <w:r w:rsidR="007129D2" w:rsidRPr="007129D2">
        <w:rPr>
          <w:rFonts w:ascii="Times New Roman" w:hAnsi="Times New Roman" w:cs="Times New Roman"/>
        </w:rPr>
        <w:t>. Oxford: Oxford University Press, pp. 21–48.</w:t>
      </w:r>
    </w:p>
  </w:footnote>
  <w:footnote w:id="3">
    <w:p w14:paraId="525E01D0" w14:textId="13B991BC" w:rsidR="00E010C7" w:rsidRPr="00857058" w:rsidRDefault="00E010C7">
      <w:pPr>
        <w:pStyle w:val="FootnoteText"/>
        <w:rPr>
          <w:rFonts w:ascii="Times New Roman" w:hAnsi="Times New Roman" w:cs="Times New Roman"/>
          <w:lang w:val="en-US"/>
        </w:rPr>
      </w:pPr>
      <w:r w:rsidRPr="00857058">
        <w:rPr>
          <w:rStyle w:val="FootnoteReference"/>
          <w:rFonts w:ascii="Times New Roman" w:hAnsi="Times New Roman" w:cs="Times New Roman"/>
        </w:rPr>
        <w:footnoteRef/>
      </w:r>
      <w:r w:rsidRPr="00857058">
        <w:rPr>
          <w:rFonts w:ascii="Times New Roman" w:hAnsi="Times New Roman" w:cs="Times New Roman"/>
        </w:rPr>
        <w:t xml:space="preserve"> </w:t>
      </w:r>
      <w:proofErr w:type="spellStart"/>
      <w:r w:rsidR="00857058" w:rsidRPr="00857058">
        <w:rPr>
          <w:rFonts w:ascii="Times New Roman" w:hAnsi="Times New Roman" w:cs="Times New Roman"/>
        </w:rPr>
        <w:t>Cassam</w:t>
      </w:r>
      <w:proofErr w:type="spellEnd"/>
      <w:r w:rsidR="00857058" w:rsidRPr="00857058">
        <w:rPr>
          <w:rFonts w:ascii="Times New Roman" w:hAnsi="Times New Roman" w:cs="Times New Roman"/>
        </w:rPr>
        <w:t xml:space="preserve">, Q. (2009) ‘Can the Concept of Knowledge Be Analysed?’, in Greenough, P. and Pritchard, D. (eds.) </w:t>
      </w:r>
      <w:r w:rsidR="00857058" w:rsidRPr="00857058">
        <w:rPr>
          <w:rFonts w:ascii="Times New Roman" w:hAnsi="Times New Roman" w:cs="Times New Roman"/>
          <w:i/>
          <w:iCs/>
        </w:rPr>
        <w:t>Williamson on Knowledge</w:t>
      </w:r>
      <w:r w:rsidR="00857058" w:rsidRPr="00857058">
        <w:rPr>
          <w:rFonts w:ascii="Times New Roman" w:hAnsi="Times New Roman" w:cs="Times New Roman"/>
        </w:rPr>
        <w:t>. Oxford: Oxford University Press, pp. 12–30.</w:t>
      </w:r>
    </w:p>
  </w:footnote>
  <w:footnote w:id="4">
    <w:p w14:paraId="0C743D9B" w14:textId="75AA3DA7" w:rsidR="00E010C7" w:rsidRPr="00E010C7" w:rsidRDefault="00E010C7">
      <w:pPr>
        <w:pStyle w:val="FootnoteText"/>
        <w:rPr>
          <w:lang w:val="en-US"/>
        </w:rPr>
      </w:pPr>
      <w:r w:rsidRPr="00857058">
        <w:rPr>
          <w:rStyle w:val="FootnoteReference"/>
          <w:rFonts w:ascii="Times New Roman" w:hAnsi="Times New Roman" w:cs="Times New Roman"/>
        </w:rPr>
        <w:footnoteRef/>
      </w:r>
      <w:r w:rsidRPr="00857058">
        <w:rPr>
          <w:rFonts w:ascii="Times New Roman" w:hAnsi="Times New Roman" w:cs="Times New Roman"/>
        </w:rPr>
        <w:t xml:space="preserve"> </w:t>
      </w:r>
      <w:r w:rsidR="00857058" w:rsidRPr="00857058">
        <w:rPr>
          <w:rFonts w:ascii="Times New Roman" w:hAnsi="Times New Roman" w:cs="Times New Roman"/>
        </w:rPr>
        <w:t xml:space="preserve">Fricker, E. (2009) ‘Is Knowing a State of Mind? The Case Against’, in Greenough, P. and Pritchard, D. (eds.) </w:t>
      </w:r>
      <w:r w:rsidR="00857058" w:rsidRPr="00857058">
        <w:rPr>
          <w:rFonts w:ascii="Times New Roman" w:hAnsi="Times New Roman" w:cs="Times New Roman"/>
          <w:i/>
          <w:iCs/>
        </w:rPr>
        <w:t>Williamson on Knowledge</w:t>
      </w:r>
      <w:r w:rsidR="00857058" w:rsidRPr="00857058">
        <w:rPr>
          <w:rFonts w:ascii="Times New Roman" w:hAnsi="Times New Roman" w:cs="Times New Roman"/>
        </w:rPr>
        <w:t>. Oxford: Oxford University Press, pp. 31–59.</w:t>
      </w:r>
    </w:p>
  </w:footnote>
  <w:footnote w:id="5">
    <w:p w14:paraId="3AD0B289" w14:textId="6D875CC9" w:rsidR="00E010C7" w:rsidRPr="00857058" w:rsidRDefault="00E010C7">
      <w:pPr>
        <w:pStyle w:val="FootnoteText"/>
        <w:rPr>
          <w:rFonts w:ascii="Times New Roman" w:hAnsi="Times New Roman" w:cs="Times New Roman"/>
          <w:lang w:val="en-US"/>
        </w:rPr>
      </w:pPr>
      <w:r w:rsidRPr="00857058">
        <w:rPr>
          <w:rStyle w:val="FootnoteReference"/>
          <w:rFonts w:ascii="Times New Roman" w:hAnsi="Times New Roman" w:cs="Times New Roman"/>
        </w:rPr>
        <w:footnoteRef/>
      </w:r>
      <w:r w:rsidRPr="00857058">
        <w:rPr>
          <w:rFonts w:ascii="Times New Roman" w:hAnsi="Times New Roman" w:cs="Times New Roman"/>
        </w:rPr>
        <w:t xml:space="preserve"> </w:t>
      </w:r>
      <w:r w:rsidR="00857058" w:rsidRPr="00857058">
        <w:rPr>
          <w:rFonts w:ascii="Times New Roman" w:hAnsi="Times New Roman" w:cs="Times New Roman"/>
        </w:rPr>
        <w:t xml:space="preserve">Williamson, T. (2011) ‘Knowledge First Epistemology’, in </w:t>
      </w:r>
      <w:proofErr w:type="spellStart"/>
      <w:r w:rsidR="00857058" w:rsidRPr="00857058">
        <w:rPr>
          <w:rFonts w:ascii="Times New Roman" w:hAnsi="Times New Roman" w:cs="Times New Roman"/>
        </w:rPr>
        <w:t>Bernecker</w:t>
      </w:r>
      <w:proofErr w:type="spellEnd"/>
      <w:r w:rsidR="00857058" w:rsidRPr="00857058">
        <w:rPr>
          <w:rFonts w:ascii="Times New Roman" w:hAnsi="Times New Roman" w:cs="Times New Roman"/>
        </w:rPr>
        <w:t xml:space="preserve">, S. and Pritchard, D. (eds.) </w:t>
      </w:r>
      <w:r w:rsidR="00857058" w:rsidRPr="00857058">
        <w:rPr>
          <w:rFonts w:ascii="Times New Roman" w:hAnsi="Times New Roman" w:cs="Times New Roman"/>
          <w:i/>
          <w:iCs/>
        </w:rPr>
        <w:t>Routledge Companion to Epistemology</w:t>
      </w:r>
      <w:r w:rsidR="00857058" w:rsidRPr="00857058">
        <w:rPr>
          <w:rFonts w:ascii="Times New Roman" w:hAnsi="Times New Roman" w:cs="Times New Roman"/>
        </w:rPr>
        <w:t>. Part II. Abingdon: Routledge, pp. 208–218.</w:t>
      </w:r>
    </w:p>
  </w:footnote>
  <w:footnote w:id="6">
    <w:p w14:paraId="342F811F" w14:textId="637706D4" w:rsidR="00E010C7" w:rsidRPr="00857058" w:rsidRDefault="00E010C7">
      <w:pPr>
        <w:pStyle w:val="FootnoteText"/>
        <w:rPr>
          <w:rFonts w:ascii="Times New Roman" w:hAnsi="Times New Roman" w:cs="Times New Roman"/>
          <w:lang w:val="en-US"/>
        </w:rPr>
      </w:pPr>
      <w:r w:rsidRPr="00857058">
        <w:rPr>
          <w:rStyle w:val="FootnoteReference"/>
          <w:rFonts w:ascii="Times New Roman" w:hAnsi="Times New Roman" w:cs="Times New Roman"/>
        </w:rPr>
        <w:footnoteRef/>
      </w:r>
      <w:r w:rsidRPr="00857058">
        <w:rPr>
          <w:rFonts w:ascii="Times New Roman" w:hAnsi="Times New Roman" w:cs="Times New Roman"/>
        </w:rPr>
        <w:t xml:space="preserve"> </w:t>
      </w:r>
      <w:r w:rsidR="007129D2" w:rsidRPr="00857058">
        <w:rPr>
          <w:rFonts w:ascii="Times New Roman" w:hAnsi="Times New Roman" w:cs="Times New Roman"/>
        </w:rPr>
        <w:t xml:space="preserve">Williamson, T. (2000) ‘Broadness’, in </w:t>
      </w:r>
      <w:r w:rsidR="007129D2" w:rsidRPr="00857058">
        <w:rPr>
          <w:rFonts w:ascii="Times New Roman" w:hAnsi="Times New Roman" w:cs="Times New Roman"/>
          <w:i/>
          <w:iCs/>
        </w:rPr>
        <w:t>Knowledge and Its Limits</w:t>
      </w:r>
      <w:r w:rsidR="007129D2" w:rsidRPr="00857058">
        <w:rPr>
          <w:rFonts w:ascii="Times New Roman" w:hAnsi="Times New Roman" w:cs="Times New Roman"/>
        </w:rPr>
        <w:t>. Oxford: Oxford University Press, pp. 49–64.</w:t>
      </w:r>
    </w:p>
  </w:footnote>
  <w:footnote w:id="7">
    <w:p w14:paraId="47B54FB9" w14:textId="29B1B3DD" w:rsidR="00E010C7" w:rsidRPr="00E010C7" w:rsidRDefault="00E010C7">
      <w:pPr>
        <w:pStyle w:val="FootnoteText"/>
        <w:rPr>
          <w:lang w:val="en-US"/>
        </w:rPr>
      </w:pPr>
      <w:r w:rsidRPr="00857058">
        <w:rPr>
          <w:rStyle w:val="FootnoteReference"/>
          <w:rFonts w:ascii="Times New Roman" w:hAnsi="Times New Roman" w:cs="Times New Roman"/>
        </w:rPr>
        <w:footnoteRef/>
      </w:r>
      <w:r w:rsidRPr="00857058">
        <w:rPr>
          <w:rFonts w:ascii="Times New Roman" w:hAnsi="Times New Roman" w:cs="Times New Roman"/>
        </w:rPr>
        <w:t xml:space="preserve"> </w:t>
      </w:r>
      <w:r w:rsidR="007129D2" w:rsidRPr="00857058">
        <w:rPr>
          <w:rFonts w:ascii="Times New Roman" w:hAnsi="Times New Roman" w:cs="Times New Roman"/>
        </w:rPr>
        <w:t xml:space="preserve">Williamson, T. (2000) ‘Broadness’, in </w:t>
      </w:r>
      <w:r w:rsidR="007129D2" w:rsidRPr="00857058">
        <w:rPr>
          <w:rFonts w:ascii="Times New Roman" w:hAnsi="Times New Roman" w:cs="Times New Roman"/>
          <w:i/>
          <w:iCs/>
        </w:rPr>
        <w:t>Knowledge and Its Limits</w:t>
      </w:r>
      <w:r w:rsidR="007129D2" w:rsidRPr="00857058">
        <w:rPr>
          <w:rFonts w:ascii="Times New Roman" w:hAnsi="Times New Roman" w:cs="Times New Roman"/>
        </w:rPr>
        <w:t>. Oxford: Oxford University Press, pp. 49–64.</w:t>
      </w:r>
    </w:p>
  </w:footnote>
  <w:footnote w:id="8">
    <w:p w14:paraId="00013AEA" w14:textId="18800488" w:rsidR="00E010C7" w:rsidRPr="007129D2" w:rsidRDefault="00E010C7">
      <w:pPr>
        <w:pStyle w:val="FootnoteText"/>
        <w:rPr>
          <w:rFonts w:ascii="Times New Roman" w:hAnsi="Times New Roman" w:cs="Times New Roman"/>
          <w:lang w:val="en-US"/>
        </w:rPr>
      </w:pPr>
      <w:r w:rsidRPr="007129D2">
        <w:rPr>
          <w:rStyle w:val="FootnoteReference"/>
          <w:rFonts w:ascii="Times New Roman" w:hAnsi="Times New Roman" w:cs="Times New Roman"/>
        </w:rPr>
        <w:footnoteRef/>
      </w:r>
      <w:r w:rsidRPr="007129D2">
        <w:rPr>
          <w:rFonts w:ascii="Times New Roman" w:hAnsi="Times New Roman" w:cs="Times New Roman"/>
        </w:rPr>
        <w:t xml:space="preserve"> </w:t>
      </w:r>
      <w:r w:rsidR="007129D2" w:rsidRPr="007129D2">
        <w:rPr>
          <w:rFonts w:ascii="Times New Roman" w:hAnsi="Times New Roman" w:cs="Times New Roman"/>
        </w:rPr>
        <w:t xml:space="preserve">Williamson, T. (2000) ‘Broadness’, in </w:t>
      </w:r>
      <w:r w:rsidR="007129D2" w:rsidRPr="007129D2">
        <w:rPr>
          <w:rFonts w:ascii="Times New Roman" w:hAnsi="Times New Roman" w:cs="Times New Roman"/>
          <w:i/>
          <w:iCs/>
        </w:rPr>
        <w:t>Knowledge and Its Limits</w:t>
      </w:r>
      <w:r w:rsidR="007129D2" w:rsidRPr="007129D2">
        <w:rPr>
          <w:rFonts w:ascii="Times New Roman" w:hAnsi="Times New Roman" w:cs="Times New Roman"/>
        </w:rPr>
        <w:t>. Oxford: Oxford University Press, pp. 49–64.</w:t>
      </w:r>
    </w:p>
  </w:footnote>
  <w:footnote w:id="9">
    <w:p w14:paraId="389344B0" w14:textId="3EC9E51D" w:rsidR="00E010C7" w:rsidRPr="007129D2" w:rsidRDefault="00E010C7">
      <w:pPr>
        <w:pStyle w:val="FootnoteText"/>
        <w:rPr>
          <w:rFonts w:ascii="Times New Roman" w:hAnsi="Times New Roman" w:cs="Times New Roman"/>
          <w:lang w:val="en-US"/>
        </w:rPr>
      </w:pPr>
      <w:r w:rsidRPr="007129D2">
        <w:rPr>
          <w:rStyle w:val="FootnoteReference"/>
          <w:rFonts w:ascii="Times New Roman" w:hAnsi="Times New Roman" w:cs="Times New Roman"/>
        </w:rPr>
        <w:footnoteRef/>
      </w:r>
      <w:r w:rsidRPr="007129D2">
        <w:rPr>
          <w:rFonts w:ascii="Times New Roman" w:hAnsi="Times New Roman" w:cs="Times New Roman"/>
        </w:rPr>
        <w:t xml:space="preserve"> </w:t>
      </w:r>
      <w:r w:rsidR="007129D2" w:rsidRPr="007129D2">
        <w:rPr>
          <w:rFonts w:ascii="Times New Roman" w:hAnsi="Times New Roman" w:cs="Times New Roman"/>
        </w:rPr>
        <w:t xml:space="preserve">Williamson, T. (2011) ‘Knowledge First Epistemology’, in </w:t>
      </w:r>
      <w:proofErr w:type="spellStart"/>
      <w:r w:rsidR="007129D2" w:rsidRPr="007129D2">
        <w:rPr>
          <w:rFonts w:ascii="Times New Roman" w:hAnsi="Times New Roman" w:cs="Times New Roman"/>
        </w:rPr>
        <w:t>Bernecker</w:t>
      </w:r>
      <w:proofErr w:type="spellEnd"/>
      <w:r w:rsidR="007129D2" w:rsidRPr="007129D2">
        <w:rPr>
          <w:rFonts w:ascii="Times New Roman" w:hAnsi="Times New Roman" w:cs="Times New Roman"/>
        </w:rPr>
        <w:t xml:space="preserve">, S. and Pritchard, D. (eds.) </w:t>
      </w:r>
      <w:r w:rsidR="007129D2" w:rsidRPr="007129D2">
        <w:rPr>
          <w:rFonts w:ascii="Times New Roman" w:hAnsi="Times New Roman" w:cs="Times New Roman"/>
          <w:i/>
          <w:iCs/>
        </w:rPr>
        <w:t>Routledge Companion to Epistemology</w:t>
      </w:r>
      <w:r w:rsidR="007129D2" w:rsidRPr="007129D2">
        <w:rPr>
          <w:rFonts w:ascii="Times New Roman" w:hAnsi="Times New Roman" w:cs="Times New Roman"/>
        </w:rPr>
        <w:t>. Part II. Abingdon: Routledge, pp. 208–218.</w:t>
      </w:r>
    </w:p>
  </w:footnote>
  <w:footnote w:id="10">
    <w:p w14:paraId="2CBE5D51" w14:textId="1BD013D9" w:rsidR="00E010C7" w:rsidRPr="00E010C7" w:rsidRDefault="00E010C7">
      <w:pPr>
        <w:pStyle w:val="FootnoteText"/>
        <w:rPr>
          <w:lang w:val="en-US"/>
        </w:rPr>
      </w:pPr>
      <w:r w:rsidRPr="007129D2">
        <w:rPr>
          <w:rStyle w:val="FootnoteReference"/>
          <w:rFonts w:ascii="Times New Roman" w:hAnsi="Times New Roman" w:cs="Times New Roman"/>
        </w:rPr>
        <w:footnoteRef/>
      </w:r>
      <w:r w:rsidRPr="007129D2">
        <w:rPr>
          <w:rFonts w:ascii="Times New Roman" w:hAnsi="Times New Roman" w:cs="Times New Roman"/>
        </w:rPr>
        <w:t xml:space="preserve"> </w:t>
      </w:r>
      <w:r w:rsidR="007129D2" w:rsidRPr="007129D2">
        <w:rPr>
          <w:rFonts w:ascii="Times New Roman" w:hAnsi="Times New Roman" w:cs="Times New Roman"/>
        </w:rPr>
        <w:t xml:space="preserve">Williamson, T. (2000) ‘Broadness’, in </w:t>
      </w:r>
      <w:r w:rsidR="007129D2" w:rsidRPr="007129D2">
        <w:rPr>
          <w:rFonts w:ascii="Times New Roman" w:hAnsi="Times New Roman" w:cs="Times New Roman"/>
          <w:i/>
          <w:iCs/>
        </w:rPr>
        <w:t>Knowledge and Its Limits</w:t>
      </w:r>
      <w:r w:rsidR="007129D2" w:rsidRPr="007129D2">
        <w:rPr>
          <w:rFonts w:ascii="Times New Roman" w:hAnsi="Times New Roman" w:cs="Times New Roman"/>
        </w:rPr>
        <w:t>. Oxford: Oxford University Press, pp. 49–64.</w:t>
      </w:r>
    </w:p>
  </w:footnote>
  <w:footnote w:id="11">
    <w:p w14:paraId="766DA950" w14:textId="6D744DBD" w:rsidR="00BB4E1E" w:rsidRPr="00857058" w:rsidRDefault="00BB4E1E">
      <w:pPr>
        <w:pStyle w:val="FootnoteText"/>
        <w:rPr>
          <w:rFonts w:ascii="Times New Roman" w:hAnsi="Times New Roman" w:cs="Times New Roman"/>
        </w:rPr>
      </w:pPr>
      <w:r w:rsidRPr="00857058">
        <w:rPr>
          <w:rStyle w:val="FootnoteReference"/>
          <w:rFonts w:ascii="Times New Roman" w:hAnsi="Times New Roman" w:cs="Times New Roman"/>
        </w:rPr>
        <w:footnoteRef/>
      </w:r>
      <w:r w:rsidRPr="00857058">
        <w:rPr>
          <w:rFonts w:ascii="Times New Roman" w:hAnsi="Times New Roman" w:cs="Times New Roman"/>
        </w:rPr>
        <w:t xml:space="preserve"> </w:t>
      </w:r>
      <w:r w:rsidR="00857058" w:rsidRPr="00857058">
        <w:rPr>
          <w:rFonts w:ascii="Times New Roman" w:hAnsi="Times New Roman" w:cs="Times New Roman"/>
        </w:rPr>
        <w:t xml:space="preserve">Craig, E. (1987) ‘The Practical Explication of Knowledge’, </w:t>
      </w:r>
      <w:r w:rsidR="00857058" w:rsidRPr="00857058">
        <w:rPr>
          <w:rFonts w:ascii="Times New Roman" w:hAnsi="Times New Roman" w:cs="Times New Roman"/>
          <w:i/>
          <w:iCs/>
        </w:rPr>
        <w:t>Proceedings of the Aristotelian Society</w:t>
      </w:r>
      <w:r w:rsidR="00857058" w:rsidRPr="00857058">
        <w:rPr>
          <w:rFonts w:ascii="Times New Roman" w:hAnsi="Times New Roman" w:cs="Times New Roman"/>
        </w:rPr>
        <w:t>, 87, pp. 211–222.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3EC"/>
    <w:multiLevelType w:val="hybridMultilevel"/>
    <w:tmpl w:val="5A862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7C315B"/>
    <w:multiLevelType w:val="hybridMultilevel"/>
    <w:tmpl w:val="ED80DB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4D21A7"/>
    <w:multiLevelType w:val="hybridMultilevel"/>
    <w:tmpl w:val="FC2CB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2F7208"/>
    <w:multiLevelType w:val="hybridMultilevel"/>
    <w:tmpl w:val="2C46CB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4226E24"/>
    <w:multiLevelType w:val="hybridMultilevel"/>
    <w:tmpl w:val="61406260"/>
    <w:lvl w:ilvl="0" w:tplc="62A85384">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8E5D88"/>
    <w:multiLevelType w:val="hybridMultilevel"/>
    <w:tmpl w:val="B49A1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5398628">
    <w:abstractNumId w:val="2"/>
  </w:num>
  <w:num w:numId="2" w16cid:durableId="1117020462">
    <w:abstractNumId w:val="4"/>
  </w:num>
  <w:num w:numId="3" w16cid:durableId="512840078">
    <w:abstractNumId w:val="5"/>
  </w:num>
  <w:num w:numId="4" w16cid:durableId="1280605574">
    <w:abstractNumId w:val="3"/>
  </w:num>
  <w:num w:numId="5" w16cid:durableId="1332217248">
    <w:abstractNumId w:val="0"/>
  </w:num>
  <w:num w:numId="6" w16cid:durableId="66042709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l Leckie">
    <w15:presenceInfo w15:providerId="None" w15:userId="Gail Leckie"/>
  </w15:person>
  <w15:person w15:author="Matthew Tan">
    <w15:presenceInfo w15:providerId="AD" w15:userId="S::jesu4583@ox.ac.uk::fa55fb69-c199-4d7d-bf4e-0db0aef5f5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BAA"/>
    <w:rsid w:val="00067B7A"/>
    <w:rsid w:val="000A25A5"/>
    <w:rsid w:val="000E49BB"/>
    <w:rsid w:val="000F3278"/>
    <w:rsid w:val="000F3AC4"/>
    <w:rsid w:val="001464C2"/>
    <w:rsid w:val="001525FA"/>
    <w:rsid w:val="00184E44"/>
    <w:rsid w:val="00197C10"/>
    <w:rsid w:val="001A262D"/>
    <w:rsid w:val="001A4C42"/>
    <w:rsid w:val="001B0A2F"/>
    <w:rsid w:val="001B595B"/>
    <w:rsid w:val="001B6751"/>
    <w:rsid w:val="00207E39"/>
    <w:rsid w:val="00214C82"/>
    <w:rsid w:val="002316C6"/>
    <w:rsid w:val="002320D3"/>
    <w:rsid w:val="00260C05"/>
    <w:rsid w:val="00271501"/>
    <w:rsid w:val="002A31A9"/>
    <w:rsid w:val="002B0CAB"/>
    <w:rsid w:val="002E02D4"/>
    <w:rsid w:val="003416F3"/>
    <w:rsid w:val="00341765"/>
    <w:rsid w:val="003553AD"/>
    <w:rsid w:val="00372593"/>
    <w:rsid w:val="00374440"/>
    <w:rsid w:val="003800DF"/>
    <w:rsid w:val="003863BF"/>
    <w:rsid w:val="003A2BBF"/>
    <w:rsid w:val="003B4496"/>
    <w:rsid w:val="003D2BC4"/>
    <w:rsid w:val="003F0CCC"/>
    <w:rsid w:val="004303F9"/>
    <w:rsid w:val="00443CAC"/>
    <w:rsid w:val="00483275"/>
    <w:rsid w:val="00485E8F"/>
    <w:rsid w:val="004A22E3"/>
    <w:rsid w:val="004D20DB"/>
    <w:rsid w:val="004E22F6"/>
    <w:rsid w:val="004F3228"/>
    <w:rsid w:val="005105E8"/>
    <w:rsid w:val="00595596"/>
    <w:rsid w:val="00595D48"/>
    <w:rsid w:val="005977BC"/>
    <w:rsid w:val="005A03BB"/>
    <w:rsid w:val="005D1BA9"/>
    <w:rsid w:val="005D7F73"/>
    <w:rsid w:val="00601EFB"/>
    <w:rsid w:val="00614C83"/>
    <w:rsid w:val="006532B6"/>
    <w:rsid w:val="0067594B"/>
    <w:rsid w:val="00690CB9"/>
    <w:rsid w:val="006D196F"/>
    <w:rsid w:val="006E157A"/>
    <w:rsid w:val="006E2BD2"/>
    <w:rsid w:val="0070670B"/>
    <w:rsid w:val="007129D2"/>
    <w:rsid w:val="00780BAA"/>
    <w:rsid w:val="007D6A2C"/>
    <w:rsid w:val="007E1C5E"/>
    <w:rsid w:val="007E6941"/>
    <w:rsid w:val="007F1E33"/>
    <w:rsid w:val="00801A20"/>
    <w:rsid w:val="00801E61"/>
    <w:rsid w:val="00810EE0"/>
    <w:rsid w:val="00827CB2"/>
    <w:rsid w:val="0085280E"/>
    <w:rsid w:val="00857058"/>
    <w:rsid w:val="00876604"/>
    <w:rsid w:val="008928AD"/>
    <w:rsid w:val="00895B98"/>
    <w:rsid w:val="00896887"/>
    <w:rsid w:val="008C67B1"/>
    <w:rsid w:val="008F0306"/>
    <w:rsid w:val="00906E2C"/>
    <w:rsid w:val="00914202"/>
    <w:rsid w:val="00915687"/>
    <w:rsid w:val="00920EA4"/>
    <w:rsid w:val="00926E41"/>
    <w:rsid w:val="00942E0E"/>
    <w:rsid w:val="00992FFC"/>
    <w:rsid w:val="0099373C"/>
    <w:rsid w:val="00A10B70"/>
    <w:rsid w:val="00A3101D"/>
    <w:rsid w:val="00A315C0"/>
    <w:rsid w:val="00A5055C"/>
    <w:rsid w:val="00A73E1B"/>
    <w:rsid w:val="00AE53F1"/>
    <w:rsid w:val="00B030B8"/>
    <w:rsid w:val="00B04A19"/>
    <w:rsid w:val="00B0696E"/>
    <w:rsid w:val="00B471E8"/>
    <w:rsid w:val="00B538E8"/>
    <w:rsid w:val="00B8745E"/>
    <w:rsid w:val="00BA7FAD"/>
    <w:rsid w:val="00BB4E1E"/>
    <w:rsid w:val="00BB5DC2"/>
    <w:rsid w:val="00BD7CE4"/>
    <w:rsid w:val="00C14223"/>
    <w:rsid w:val="00C2729F"/>
    <w:rsid w:val="00C509EA"/>
    <w:rsid w:val="00C679FE"/>
    <w:rsid w:val="00CF3173"/>
    <w:rsid w:val="00D172C4"/>
    <w:rsid w:val="00D30A5B"/>
    <w:rsid w:val="00D403F1"/>
    <w:rsid w:val="00D96430"/>
    <w:rsid w:val="00DF2434"/>
    <w:rsid w:val="00DF6233"/>
    <w:rsid w:val="00E010C7"/>
    <w:rsid w:val="00E45B29"/>
    <w:rsid w:val="00EA1B92"/>
    <w:rsid w:val="00EE31CB"/>
    <w:rsid w:val="00EF07C0"/>
    <w:rsid w:val="00F47475"/>
    <w:rsid w:val="00F516C3"/>
    <w:rsid w:val="00F7102C"/>
    <w:rsid w:val="00F76B4C"/>
    <w:rsid w:val="00F80923"/>
    <w:rsid w:val="00F844A9"/>
    <w:rsid w:val="00FA7B5F"/>
    <w:rsid w:val="00FD4B2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3855A"/>
  <w15:chartTrackingRefBased/>
  <w15:docId w15:val="{D9FBBD5B-5C19-2A4E-8D15-DDD193B7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B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B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B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B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BAA"/>
    <w:rPr>
      <w:rFonts w:eastAsiaTheme="majorEastAsia" w:cstheme="majorBidi"/>
      <w:color w:val="272727" w:themeColor="text1" w:themeTint="D8"/>
    </w:rPr>
  </w:style>
  <w:style w:type="paragraph" w:styleId="Title">
    <w:name w:val="Title"/>
    <w:basedOn w:val="Normal"/>
    <w:next w:val="Normal"/>
    <w:link w:val="TitleChar"/>
    <w:uiPriority w:val="10"/>
    <w:qFormat/>
    <w:rsid w:val="00780B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B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B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0BAA"/>
    <w:rPr>
      <w:i/>
      <w:iCs/>
      <w:color w:val="404040" w:themeColor="text1" w:themeTint="BF"/>
    </w:rPr>
  </w:style>
  <w:style w:type="paragraph" w:styleId="ListParagraph">
    <w:name w:val="List Paragraph"/>
    <w:basedOn w:val="Normal"/>
    <w:uiPriority w:val="34"/>
    <w:qFormat/>
    <w:rsid w:val="00780BAA"/>
    <w:pPr>
      <w:ind w:left="720"/>
      <w:contextualSpacing/>
    </w:pPr>
  </w:style>
  <w:style w:type="character" w:styleId="IntenseEmphasis">
    <w:name w:val="Intense Emphasis"/>
    <w:basedOn w:val="DefaultParagraphFont"/>
    <w:uiPriority w:val="21"/>
    <w:qFormat/>
    <w:rsid w:val="00780BAA"/>
    <w:rPr>
      <w:i/>
      <w:iCs/>
      <w:color w:val="0F4761" w:themeColor="accent1" w:themeShade="BF"/>
    </w:rPr>
  </w:style>
  <w:style w:type="paragraph" w:styleId="IntenseQuote">
    <w:name w:val="Intense Quote"/>
    <w:basedOn w:val="Normal"/>
    <w:next w:val="Normal"/>
    <w:link w:val="IntenseQuoteChar"/>
    <w:uiPriority w:val="30"/>
    <w:qFormat/>
    <w:rsid w:val="00780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BAA"/>
    <w:rPr>
      <w:i/>
      <w:iCs/>
      <w:color w:val="0F4761" w:themeColor="accent1" w:themeShade="BF"/>
    </w:rPr>
  </w:style>
  <w:style w:type="character" w:styleId="IntenseReference">
    <w:name w:val="Intense Reference"/>
    <w:basedOn w:val="DefaultParagraphFont"/>
    <w:uiPriority w:val="32"/>
    <w:qFormat/>
    <w:rsid w:val="00780BAA"/>
    <w:rPr>
      <w:b/>
      <w:bCs/>
      <w:smallCaps/>
      <w:color w:val="0F4761" w:themeColor="accent1" w:themeShade="BF"/>
      <w:spacing w:val="5"/>
    </w:rPr>
  </w:style>
  <w:style w:type="paragraph" w:styleId="Header">
    <w:name w:val="header"/>
    <w:basedOn w:val="Normal"/>
    <w:link w:val="HeaderChar"/>
    <w:uiPriority w:val="99"/>
    <w:unhideWhenUsed/>
    <w:rsid w:val="00780BAA"/>
    <w:pPr>
      <w:tabs>
        <w:tab w:val="center" w:pos="4513"/>
        <w:tab w:val="right" w:pos="9026"/>
      </w:tabs>
    </w:pPr>
  </w:style>
  <w:style w:type="character" w:customStyle="1" w:styleId="HeaderChar">
    <w:name w:val="Header Char"/>
    <w:basedOn w:val="DefaultParagraphFont"/>
    <w:link w:val="Header"/>
    <w:uiPriority w:val="99"/>
    <w:rsid w:val="00780BAA"/>
  </w:style>
  <w:style w:type="paragraph" w:styleId="Footer">
    <w:name w:val="footer"/>
    <w:basedOn w:val="Normal"/>
    <w:link w:val="FooterChar"/>
    <w:uiPriority w:val="99"/>
    <w:unhideWhenUsed/>
    <w:rsid w:val="00780BAA"/>
    <w:pPr>
      <w:tabs>
        <w:tab w:val="center" w:pos="4513"/>
        <w:tab w:val="right" w:pos="9026"/>
      </w:tabs>
    </w:pPr>
  </w:style>
  <w:style w:type="character" w:customStyle="1" w:styleId="FooterChar">
    <w:name w:val="Footer Char"/>
    <w:basedOn w:val="DefaultParagraphFont"/>
    <w:link w:val="Footer"/>
    <w:uiPriority w:val="99"/>
    <w:rsid w:val="00780BAA"/>
  </w:style>
  <w:style w:type="paragraph" w:styleId="FootnoteText">
    <w:name w:val="footnote text"/>
    <w:basedOn w:val="Normal"/>
    <w:link w:val="FootnoteTextChar"/>
    <w:uiPriority w:val="99"/>
    <w:unhideWhenUsed/>
    <w:rsid w:val="00E010C7"/>
    <w:rPr>
      <w:sz w:val="20"/>
      <w:szCs w:val="20"/>
    </w:rPr>
  </w:style>
  <w:style w:type="character" w:customStyle="1" w:styleId="FootnoteTextChar">
    <w:name w:val="Footnote Text Char"/>
    <w:basedOn w:val="DefaultParagraphFont"/>
    <w:link w:val="FootnoteText"/>
    <w:uiPriority w:val="99"/>
    <w:rsid w:val="00E010C7"/>
    <w:rPr>
      <w:sz w:val="20"/>
      <w:szCs w:val="20"/>
    </w:rPr>
  </w:style>
  <w:style w:type="character" w:styleId="FootnoteReference">
    <w:name w:val="footnote reference"/>
    <w:basedOn w:val="DefaultParagraphFont"/>
    <w:uiPriority w:val="99"/>
    <w:semiHidden/>
    <w:unhideWhenUsed/>
    <w:rsid w:val="00E010C7"/>
    <w:rPr>
      <w:vertAlign w:val="superscript"/>
    </w:rPr>
  </w:style>
  <w:style w:type="paragraph" w:styleId="NormalWeb">
    <w:name w:val="Normal (Web)"/>
    <w:basedOn w:val="Normal"/>
    <w:uiPriority w:val="99"/>
    <w:semiHidden/>
    <w:unhideWhenUsed/>
    <w:rsid w:val="00857058"/>
    <w:rPr>
      <w:rFonts w:ascii="Times New Roman" w:hAnsi="Times New Roman" w:cs="Times New Roman"/>
    </w:rPr>
  </w:style>
  <w:style w:type="character" w:styleId="CommentReference">
    <w:name w:val="annotation reference"/>
    <w:basedOn w:val="DefaultParagraphFont"/>
    <w:uiPriority w:val="99"/>
    <w:semiHidden/>
    <w:unhideWhenUsed/>
    <w:rsid w:val="007E1C5E"/>
    <w:rPr>
      <w:sz w:val="16"/>
      <w:szCs w:val="16"/>
    </w:rPr>
  </w:style>
  <w:style w:type="paragraph" w:styleId="CommentText">
    <w:name w:val="annotation text"/>
    <w:basedOn w:val="Normal"/>
    <w:link w:val="CommentTextChar"/>
    <w:uiPriority w:val="99"/>
    <w:semiHidden/>
    <w:unhideWhenUsed/>
    <w:rsid w:val="007E1C5E"/>
    <w:rPr>
      <w:sz w:val="20"/>
      <w:szCs w:val="20"/>
    </w:rPr>
  </w:style>
  <w:style w:type="character" w:customStyle="1" w:styleId="CommentTextChar">
    <w:name w:val="Comment Text Char"/>
    <w:basedOn w:val="DefaultParagraphFont"/>
    <w:link w:val="CommentText"/>
    <w:uiPriority w:val="99"/>
    <w:semiHidden/>
    <w:rsid w:val="007E1C5E"/>
    <w:rPr>
      <w:sz w:val="20"/>
      <w:szCs w:val="20"/>
    </w:rPr>
  </w:style>
  <w:style w:type="paragraph" w:styleId="CommentSubject">
    <w:name w:val="annotation subject"/>
    <w:basedOn w:val="CommentText"/>
    <w:next w:val="CommentText"/>
    <w:link w:val="CommentSubjectChar"/>
    <w:uiPriority w:val="99"/>
    <w:semiHidden/>
    <w:unhideWhenUsed/>
    <w:rsid w:val="007E1C5E"/>
    <w:rPr>
      <w:b/>
      <w:bCs/>
    </w:rPr>
  </w:style>
  <w:style w:type="character" w:customStyle="1" w:styleId="CommentSubjectChar">
    <w:name w:val="Comment Subject Char"/>
    <w:basedOn w:val="CommentTextChar"/>
    <w:link w:val="CommentSubject"/>
    <w:uiPriority w:val="99"/>
    <w:semiHidden/>
    <w:rsid w:val="007E1C5E"/>
    <w:rPr>
      <w:b/>
      <w:bCs/>
      <w:sz w:val="20"/>
      <w:szCs w:val="20"/>
    </w:rPr>
  </w:style>
  <w:style w:type="paragraph" w:styleId="BalloonText">
    <w:name w:val="Balloon Text"/>
    <w:basedOn w:val="Normal"/>
    <w:link w:val="BalloonTextChar"/>
    <w:uiPriority w:val="99"/>
    <w:semiHidden/>
    <w:unhideWhenUsed/>
    <w:rsid w:val="007E1C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C5E"/>
    <w:rPr>
      <w:rFonts w:ascii="Segoe UI" w:hAnsi="Segoe UI" w:cs="Segoe UI"/>
      <w:sz w:val="18"/>
      <w:szCs w:val="18"/>
    </w:rPr>
  </w:style>
  <w:style w:type="paragraph" w:styleId="Revision">
    <w:name w:val="Revision"/>
    <w:hidden/>
    <w:uiPriority w:val="99"/>
    <w:semiHidden/>
    <w:rsid w:val="00597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8536">
      <w:bodyDiv w:val="1"/>
      <w:marLeft w:val="0"/>
      <w:marRight w:val="0"/>
      <w:marTop w:val="0"/>
      <w:marBottom w:val="0"/>
      <w:divBdr>
        <w:top w:val="none" w:sz="0" w:space="0" w:color="auto"/>
        <w:left w:val="none" w:sz="0" w:space="0" w:color="auto"/>
        <w:bottom w:val="none" w:sz="0" w:space="0" w:color="auto"/>
        <w:right w:val="none" w:sz="0" w:space="0" w:color="auto"/>
      </w:divBdr>
    </w:div>
    <w:div w:id="980303935">
      <w:bodyDiv w:val="1"/>
      <w:marLeft w:val="0"/>
      <w:marRight w:val="0"/>
      <w:marTop w:val="0"/>
      <w:marBottom w:val="0"/>
      <w:divBdr>
        <w:top w:val="none" w:sz="0" w:space="0" w:color="auto"/>
        <w:left w:val="none" w:sz="0" w:space="0" w:color="auto"/>
        <w:bottom w:val="none" w:sz="0" w:space="0" w:color="auto"/>
        <w:right w:val="none" w:sz="0" w:space="0" w:color="auto"/>
      </w:divBdr>
    </w:div>
    <w:div w:id="1429961659">
      <w:bodyDiv w:val="1"/>
      <w:marLeft w:val="0"/>
      <w:marRight w:val="0"/>
      <w:marTop w:val="0"/>
      <w:marBottom w:val="0"/>
      <w:divBdr>
        <w:top w:val="none" w:sz="0" w:space="0" w:color="auto"/>
        <w:left w:val="none" w:sz="0" w:space="0" w:color="auto"/>
        <w:bottom w:val="none" w:sz="0" w:space="0" w:color="auto"/>
        <w:right w:val="none" w:sz="0" w:space="0" w:color="auto"/>
      </w:divBdr>
    </w:div>
    <w:div w:id="162851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BA88-A9C2-47E7-9C2D-DFBA33B30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3748</Words>
  <Characters>18383</Characters>
  <Application>Microsoft Office Word</Application>
  <DocSecurity>0</DocSecurity>
  <Lines>270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2</cp:revision>
  <dcterms:created xsi:type="dcterms:W3CDTF">2025-01-24T15:56:00Z</dcterms:created>
  <dcterms:modified xsi:type="dcterms:W3CDTF">2025-01-24T15:56:00Z</dcterms:modified>
</cp:coreProperties>
</file>