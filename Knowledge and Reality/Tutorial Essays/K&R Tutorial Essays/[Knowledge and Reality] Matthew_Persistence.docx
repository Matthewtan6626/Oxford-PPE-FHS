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5AAB" w14:textId="638A8696" w:rsidR="005D1BA9" w:rsidRDefault="007E749B" w:rsidP="007E749B">
      <w:pPr>
        <w:spacing w:line="360" w:lineRule="auto"/>
        <w:jc w:val="both"/>
        <w:rPr>
          <w:rFonts w:ascii="Times New Roman" w:hAnsi="Times New Roman" w:cs="Times New Roman"/>
          <w:sz w:val="28"/>
          <w:szCs w:val="28"/>
          <w:lang w:val="en-US"/>
        </w:rPr>
      </w:pPr>
      <w:r w:rsidRPr="007E749B">
        <w:rPr>
          <w:rFonts w:ascii="Times New Roman" w:hAnsi="Times New Roman" w:cs="Times New Roman"/>
          <w:b/>
          <w:bCs/>
          <w:sz w:val="28"/>
          <w:szCs w:val="28"/>
          <w:lang w:val="en-US"/>
        </w:rPr>
        <w:t>“Objects persist through time in just the way that they extend through space.” Discuss.</w:t>
      </w:r>
    </w:p>
    <w:p w14:paraId="4A3AC862" w14:textId="077D8CBA" w:rsidR="007E749B" w:rsidRDefault="00AE5882" w:rsidP="007E749B">
      <w:pPr>
        <w:spacing w:line="360" w:lineRule="auto"/>
        <w:jc w:val="both"/>
        <w:rPr>
          <w:rFonts w:ascii="Times New Roman" w:hAnsi="Times New Roman" w:cs="Times New Roman"/>
          <w:lang w:val="en-US"/>
        </w:rPr>
      </w:pPr>
      <w:r>
        <w:rPr>
          <w:rFonts w:ascii="Times New Roman" w:hAnsi="Times New Roman" w:cs="Times New Roman"/>
          <w:lang w:val="en-US"/>
        </w:rPr>
        <w:tab/>
        <w:t>It is worth, prior to discussion, to delineate the core issues at stake when talking about an object’s persistence</w:t>
      </w:r>
      <w:r w:rsidR="00135D1F">
        <w:rPr>
          <w:rStyle w:val="FootnoteReference"/>
          <w:rFonts w:ascii="Times New Roman" w:hAnsi="Times New Roman" w:cs="Times New Roman"/>
          <w:lang w:val="en-US"/>
        </w:rPr>
        <w:footnoteReference w:id="1"/>
      </w:r>
      <w:r>
        <w:rPr>
          <w:rFonts w:ascii="Times New Roman" w:hAnsi="Times New Roman" w:cs="Times New Roman"/>
          <w:lang w:val="en-US"/>
        </w:rPr>
        <w:t>. Consider a book: call it Booky. As time passes, Booky’s pages turn from white at t1 to yellow at t2. Let us say that the property of ‘…pages are yellow’ implies the property ‘…pages are not white’. Our first intuition is that we want to capture genuine change by saying that Booky is the proper subject of both incompatible properties. So</w:t>
      </w:r>
      <w:r w:rsidR="00177FA3">
        <w:rPr>
          <w:rFonts w:ascii="Times New Roman" w:hAnsi="Times New Roman" w:cs="Times New Roman"/>
          <w:lang w:val="en-US"/>
        </w:rPr>
        <w:t xml:space="preserve">, </w:t>
      </w:r>
    </w:p>
    <w:p w14:paraId="714500B4" w14:textId="5822F2CC" w:rsidR="00AE5882" w:rsidRDefault="00AE5882" w:rsidP="00AE5882">
      <w:pPr>
        <w:spacing w:line="360" w:lineRule="auto"/>
        <w:ind w:left="1134" w:right="1088" w:hanging="1134"/>
        <w:jc w:val="both"/>
        <w:rPr>
          <w:rFonts w:ascii="Times New Roman" w:hAnsi="Times New Roman" w:cs="Times New Roman"/>
          <w:lang w:val="en-US"/>
        </w:rPr>
      </w:pPr>
      <w:r>
        <w:rPr>
          <w:rFonts w:ascii="Times New Roman" w:hAnsi="Times New Roman" w:cs="Times New Roman"/>
          <w:lang w:val="en-US"/>
        </w:rPr>
        <w:tab/>
        <w:t xml:space="preserve">Genuine Change (GC): </w:t>
      </w:r>
      <w:r w:rsidR="00177FA3">
        <w:rPr>
          <w:rFonts w:ascii="Times New Roman" w:hAnsi="Times New Roman" w:cs="Times New Roman"/>
          <w:lang w:val="en-US"/>
        </w:rPr>
        <w:t xml:space="preserve">An object that changes is predicated by </w:t>
      </w:r>
      <w:r w:rsidR="00E24BA9">
        <w:rPr>
          <w:rFonts w:ascii="Times New Roman" w:hAnsi="Times New Roman" w:cs="Times New Roman"/>
          <w:lang w:val="en-US"/>
        </w:rPr>
        <w:t>the</w:t>
      </w:r>
      <w:r w:rsidR="00177FA3">
        <w:rPr>
          <w:rFonts w:ascii="Times New Roman" w:hAnsi="Times New Roman" w:cs="Times New Roman"/>
          <w:lang w:val="en-US"/>
        </w:rPr>
        <w:t xml:space="preserve"> incompatible properties involved in the change</w:t>
      </w:r>
    </w:p>
    <w:p w14:paraId="27CFC15A" w14:textId="7DADB079" w:rsidR="00177FA3" w:rsidRDefault="00177FA3" w:rsidP="00177FA3">
      <w:p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Furthermore, we want to say when we speak of Booky before and after the yellowing, we are referring to the exact same Booky. So, </w:t>
      </w:r>
    </w:p>
    <w:p w14:paraId="4E83AC35" w14:textId="78867E14" w:rsidR="00177FA3" w:rsidRDefault="00177FA3" w:rsidP="00177FA3">
      <w:pPr>
        <w:spacing w:line="360" w:lineRule="auto"/>
        <w:ind w:left="1134" w:right="1088" w:hanging="1134"/>
        <w:jc w:val="both"/>
        <w:rPr>
          <w:rFonts w:ascii="Times New Roman" w:hAnsi="Times New Roman" w:cs="Times New Roman"/>
          <w:lang w:val="en-US"/>
        </w:rPr>
      </w:pPr>
      <w:r>
        <w:rPr>
          <w:rFonts w:ascii="Times New Roman" w:hAnsi="Times New Roman" w:cs="Times New Roman"/>
          <w:lang w:val="en-US"/>
        </w:rPr>
        <w:tab/>
        <w:t>Survival (S): Persistence means that an object before change is numerically identical to the object after change</w:t>
      </w:r>
    </w:p>
    <w:p w14:paraId="3C8A33CF" w14:textId="7C8862DC" w:rsidR="00177FA3" w:rsidRDefault="00177FA3" w:rsidP="00177FA3">
      <w:p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Also, when we speak of Booky’s properties, we have reason to think that we take the property of “…pages are white” as atemporal i.e. independent of time. So, </w:t>
      </w:r>
    </w:p>
    <w:p w14:paraId="6185587F" w14:textId="3901A651" w:rsidR="00177FA3" w:rsidRDefault="00177FA3" w:rsidP="00177FA3">
      <w:pPr>
        <w:spacing w:line="360" w:lineRule="auto"/>
        <w:ind w:left="1134" w:right="1088" w:hanging="1134"/>
        <w:jc w:val="both"/>
        <w:rPr>
          <w:rFonts w:ascii="Times New Roman" w:hAnsi="Times New Roman" w:cs="Times New Roman"/>
          <w:lang w:val="en-US"/>
        </w:rPr>
      </w:pPr>
      <w:r>
        <w:rPr>
          <w:rFonts w:ascii="Times New Roman" w:hAnsi="Times New Roman" w:cs="Times New Roman"/>
          <w:lang w:val="en-US"/>
        </w:rPr>
        <w:tab/>
      </w:r>
      <w:commentRangeStart w:id="0"/>
      <w:r>
        <w:rPr>
          <w:rFonts w:ascii="Times New Roman" w:hAnsi="Times New Roman" w:cs="Times New Roman"/>
          <w:lang w:val="en-US"/>
        </w:rPr>
        <w:t>Monadic Properties</w:t>
      </w:r>
      <w:r w:rsidR="00E24BA9">
        <w:rPr>
          <w:rFonts w:ascii="Times New Roman" w:hAnsi="Times New Roman" w:cs="Times New Roman"/>
          <w:lang w:val="en-US"/>
        </w:rPr>
        <w:t xml:space="preserve"> (M)</w:t>
      </w:r>
      <w:r>
        <w:rPr>
          <w:rFonts w:ascii="Times New Roman" w:hAnsi="Times New Roman" w:cs="Times New Roman"/>
          <w:lang w:val="en-US"/>
        </w:rPr>
        <w:t xml:space="preserve">: </w:t>
      </w:r>
      <w:r w:rsidR="00E24BA9">
        <w:rPr>
          <w:rFonts w:ascii="Times New Roman" w:hAnsi="Times New Roman" w:cs="Times New Roman"/>
          <w:lang w:val="en-US"/>
        </w:rPr>
        <w:t>Facts about time are irrelevant to the truth of the proposition that an object has a property</w:t>
      </w:r>
      <w:commentRangeEnd w:id="0"/>
      <w:r w:rsidR="00E45D66">
        <w:rPr>
          <w:rStyle w:val="CommentReference"/>
        </w:rPr>
        <w:commentReference w:id="0"/>
      </w:r>
    </w:p>
    <w:p w14:paraId="0D2F9369" w14:textId="38867E0D" w:rsidR="00177FA3" w:rsidRDefault="00177FA3" w:rsidP="00177FA3">
      <w:pPr>
        <w:spacing w:line="360" w:lineRule="auto"/>
        <w:ind w:right="-46"/>
        <w:jc w:val="both"/>
        <w:rPr>
          <w:rFonts w:ascii="Times New Roman" w:eastAsiaTheme="minorEastAsia" w:hAnsi="Times New Roman" w:cs="Times New Roman"/>
          <w:lang w:val="en-US"/>
        </w:rPr>
      </w:pPr>
      <w:r>
        <w:rPr>
          <w:rFonts w:ascii="Times New Roman" w:hAnsi="Times New Roman" w:cs="Times New Roman"/>
          <w:lang w:val="en-US"/>
        </w:rPr>
        <w:t xml:space="preserve">The three principles seemingly come into contradiction. Let us assume (GC) and </w:t>
      </w:r>
      <w:r w:rsidR="00E24BA9">
        <w:rPr>
          <w:rFonts w:ascii="Times New Roman" w:hAnsi="Times New Roman" w:cs="Times New Roman"/>
          <w:lang w:val="en-US"/>
        </w:rPr>
        <w:t>(M)</w:t>
      </w:r>
      <w:r>
        <w:rPr>
          <w:rFonts w:ascii="Times New Roman" w:hAnsi="Times New Roman" w:cs="Times New Roman"/>
          <w:lang w:val="en-US"/>
        </w:rPr>
        <w:t xml:space="preserve">. </w:t>
      </w:r>
      <w:r w:rsidR="00E24BA9">
        <w:rPr>
          <w:rFonts w:ascii="Times New Roman" w:hAnsi="Times New Roman" w:cs="Times New Roman"/>
          <w:lang w:val="en-US"/>
        </w:rPr>
        <w:t xml:space="preserve">For reductio, let us say that (S) holds. Then from (M), suppose that </w:t>
      </w:r>
      <m:oMath>
        <m:r>
          <w:rPr>
            <w:rFonts w:ascii="Cambria Math" w:hAnsi="Cambria Math" w:cs="Times New Roman"/>
            <w:lang w:val="en-US"/>
          </w:rPr>
          <m:t>Fa</m:t>
        </m:r>
      </m:oMath>
      <w:r w:rsidR="00E24BA9">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~Fb</m:t>
        </m:r>
      </m:oMath>
      <w:r w:rsidR="00E24BA9">
        <w:rPr>
          <w:rFonts w:ascii="Times New Roman" w:eastAsiaTheme="minorEastAsia" w:hAnsi="Times New Roman" w:cs="Times New Roman"/>
          <w:lang w:val="en-US"/>
        </w:rPr>
        <w:t xml:space="preserve">. By (S), </w:t>
      </w:r>
      <m:oMath>
        <m:r>
          <w:rPr>
            <w:rFonts w:ascii="Cambria Math" w:eastAsiaTheme="minorEastAsia" w:hAnsi="Cambria Math" w:cs="Times New Roman"/>
            <w:lang w:val="en-US"/>
          </w:rPr>
          <m:t>a=b</m:t>
        </m:r>
      </m:oMath>
      <w:r w:rsidR="00E24BA9">
        <w:rPr>
          <w:rFonts w:ascii="Times New Roman" w:eastAsiaTheme="minorEastAsia" w:hAnsi="Times New Roman" w:cs="Times New Roman"/>
          <w:lang w:val="en-US"/>
        </w:rPr>
        <w:t xml:space="preserve">, so </w:t>
      </w:r>
      <m:oMath>
        <m:r>
          <w:rPr>
            <w:rFonts w:ascii="Cambria Math" w:eastAsiaTheme="minorEastAsia" w:hAnsi="Cambria Math" w:cs="Times New Roman"/>
            <w:lang w:val="en-US"/>
          </w:rPr>
          <m:t>Fa∧~Fa</m:t>
        </m:r>
      </m:oMath>
      <w:r w:rsidR="00E24BA9">
        <w:rPr>
          <w:rFonts w:ascii="Times New Roman" w:eastAsiaTheme="minorEastAsia" w:hAnsi="Times New Roman" w:cs="Times New Roman"/>
          <w:lang w:val="en-US"/>
        </w:rPr>
        <w:t xml:space="preserve">, a contradiction. </w:t>
      </w:r>
    </w:p>
    <w:p w14:paraId="4F665200" w14:textId="3328A303" w:rsidR="000D137B" w:rsidRDefault="000D137B" w:rsidP="00177FA3">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t>Now, the thesis that objects persist through time in just the way they extend through space is the thesis of perdurantism</w:t>
      </w:r>
      <w:r w:rsidR="00135D1F">
        <w:rPr>
          <w:rStyle w:val="FootnoteReference"/>
          <w:rFonts w:ascii="Times New Roman" w:eastAsiaTheme="minorEastAsia" w:hAnsi="Times New Roman" w:cs="Times New Roman"/>
          <w:lang w:val="en-US"/>
        </w:rPr>
        <w:footnoteReference w:id="2"/>
      </w:r>
      <w:r>
        <w:rPr>
          <w:rFonts w:ascii="Times New Roman" w:eastAsiaTheme="minorEastAsia" w:hAnsi="Times New Roman" w:cs="Times New Roman"/>
          <w:lang w:val="en-US"/>
        </w:rPr>
        <w:t>: namely, that just as I occupy some physical space</w:t>
      </w:r>
      <w:r w:rsidR="00D00332">
        <w:rPr>
          <w:rFonts w:ascii="Times New Roman" w:eastAsiaTheme="minorEastAsia" w:hAnsi="Times New Roman" w:cs="Times New Roman"/>
          <w:lang w:val="en-US"/>
        </w:rPr>
        <w:t xml:space="preserve"> by extending spatially via physical parts</w:t>
      </w:r>
      <w:r>
        <w:rPr>
          <w:rFonts w:ascii="Times New Roman" w:eastAsiaTheme="minorEastAsia" w:hAnsi="Times New Roman" w:cs="Times New Roman"/>
          <w:lang w:val="en-US"/>
        </w:rPr>
        <w:t>, I also occupy temporal space</w:t>
      </w:r>
      <w:r w:rsidR="00D00332">
        <w:rPr>
          <w:rFonts w:ascii="Times New Roman" w:eastAsiaTheme="minorEastAsia" w:hAnsi="Times New Roman" w:cs="Times New Roman"/>
          <w:lang w:val="en-US"/>
        </w:rPr>
        <w:t xml:space="preserve"> by extending through time with temporal parts</w:t>
      </w:r>
      <w:r>
        <w:rPr>
          <w:rFonts w:ascii="Times New Roman" w:eastAsiaTheme="minorEastAsia" w:hAnsi="Times New Roman" w:cs="Times New Roman"/>
          <w:lang w:val="en-US"/>
        </w:rPr>
        <w:t xml:space="preserve"> as well</w:t>
      </w:r>
      <w:r w:rsidR="00D00332">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 xml:space="preserve">i.e. Booky at t1, Booky at t2…etc. </w:t>
      </w:r>
      <w:r w:rsidR="00605960">
        <w:rPr>
          <w:rFonts w:ascii="Times New Roman" w:eastAsiaTheme="minorEastAsia" w:hAnsi="Times New Roman" w:cs="Times New Roman"/>
          <w:lang w:val="en-US"/>
        </w:rPr>
        <w:t xml:space="preserve">Perdurantists solve the puzzle by giving up GC: it is not the object itself that is predicated by incompatible properties, but its temporal parts. </w:t>
      </w:r>
    </w:p>
    <w:p w14:paraId="7A1EBC2C" w14:textId="527E4800" w:rsidR="00605960" w:rsidRDefault="00605960" w:rsidP="00177FA3">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t>In what follows, I contend that perdurantism is wrong, namely because the assumption that objects do have temporal parts (four-dimensionalism) is mistaken. Specifically, I object to Sider’s argument that every object has a fusion of temporal parts across time</w:t>
      </w:r>
      <w:r w:rsidR="00FF30ED">
        <w:rPr>
          <w:rFonts w:ascii="Times New Roman" w:eastAsiaTheme="minorEastAsia" w:hAnsi="Times New Roman" w:cs="Times New Roman"/>
          <w:lang w:val="en-US"/>
        </w:rPr>
        <w:t xml:space="preserve">, because the strength of the nihilist position about composition increases in the four-dimensionalist context. </w:t>
      </w:r>
      <w:r w:rsidR="00FF30ED">
        <w:rPr>
          <w:rFonts w:ascii="Times New Roman" w:eastAsiaTheme="minorEastAsia" w:hAnsi="Times New Roman" w:cs="Times New Roman"/>
          <w:lang w:val="en-US"/>
        </w:rPr>
        <w:lastRenderedPageBreak/>
        <w:t xml:space="preserve">If the four-dimensionalist picture fails, then perdurantism must be mistaken. I suggest that the thesis of endurantism, that objects which persist are </w:t>
      </w:r>
      <w:r w:rsidR="00FF30ED" w:rsidRPr="00FF30ED">
        <w:rPr>
          <w:rFonts w:ascii="Times New Roman" w:eastAsiaTheme="minorEastAsia" w:hAnsi="Times New Roman" w:cs="Times New Roman"/>
          <w:i/>
          <w:iCs/>
          <w:lang w:val="en-US"/>
        </w:rPr>
        <w:t>wholly present</w:t>
      </w:r>
      <w:r w:rsidR="00FF30ED">
        <w:rPr>
          <w:rFonts w:ascii="Times New Roman" w:eastAsiaTheme="minorEastAsia" w:hAnsi="Times New Roman" w:cs="Times New Roman"/>
          <w:lang w:val="en-US"/>
        </w:rPr>
        <w:t xml:space="preserve"> at different moments, adequately resolves the puzzle of persistence, by negotiating (M). </w:t>
      </w:r>
      <w:r w:rsidR="00083B6F">
        <w:rPr>
          <w:rFonts w:ascii="Times New Roman" w:eastAsiaTheme="minorEastAsia" w:hAnsi="Times New Roman" w:cs="Times New Roman"/>
          <w:lang w:val="en-US"/>
        </w:rPr>
        <w:t>In short, I claim that (M) holds only for essential properties</w:t>
      </w:r>
      <w:r w:rsidR="00332FA8">
        <w:rPr>
          <w:rFonts w:ascii="Times New Roman" w:eastAsiaTheme="minorEastAsia" w:hAnsi="Times New Roman" w:cs="Times New Roman"/>
          <w:lang w:val="en-US"/>
        </w:rPr>
        <w:t xml:space="preserve"> which the endurantist would happily accept</w:t>
      </w:r>
      <w:r w:rsidR="00083B6F">
        <w:rPr>
          <w:rFonts w:ascii="Times New Roman" w:eastAsiaTheme="minorEastAsia" w:hAnsi="Times New Roman" w:cs="Times New Roman"/>
          <w:lang w:val="en-US"/>
        </w:rPr>
        <w:t xml:space="preserve">, and that the problem of temporary intrinsics is a non-issue because ‘temporary’ and ‘intrinsics’ is a contradiction in </w:t>
      </w:r>
      <w:proofErr w:type="spellStart"/>
      <w:proofErr w:type="gramStart"/>
      <w:r w:rsidR="00083B6F">
        <w:rPr>
          <w:rFonts w:ascii="Times New Roman" w:eastAsiaTheme="minorEastAsia" w:hAnsi="Times New Roman" w:cs="Times New Roman"/>
          <w:lang w:val="en-US"/>
        </w:rPr>
        <w:t>terms.</w:t>
      </w:r>
      <w:ins w:id="1" w:author="Gail Leckie" w:date="2025-03-06T10:21:00Z">
        <w:r w:rsidR="00CB5CC6">
          <w:rPr>
            <w:rFonts w:ascii="Times New Roman" w:eastAsiaTheme="minorEastAsia" w:hAnsi="Times New Roman" w:cs="Times New Roman"/>
            <w:lang w:val="en-US"/>
          </w:rPr>
          <w:t>Sounds</w:t>
        </w:r>
        <w:proofErr w:type="spellEnd"/>
        <w:proofErr w:type="gramEnd"/>
        <w:r w:rsidR="00CB5CC6">
          <w:rPr>
            <w:rFonts w:ascii="Times New Roman" w:eastAsiaTheme="minorEastAsia" w:hAnsi="Times New Roman" w:cs="Times New Roman"/>
            <w:lang w:val="en-US"/>
          </w:rPr>
          <w:t xml:space="preserve"> good – well organized and clear.</w:t>
        </w:r>
      </w:ins>
    </w:p>
    <w:p w14:paraId="1E4E885D" w14:textId="77777777" w:rsidR="00083B6F" w:rsidRDefault="00083B6F" w:rsidP="00177FA3">
      <w:pPr>
        <w:spacing w:line="360" w:lineRule="auto"/>
        <w:ind w:right="-46"/>
        <w:jc w:val="both"/>
        <w:rPr>
          <w:rFonts w:ascii="Times New Roman" w:eastAsiaTheme="minorEastAsia" w:hAnsi="Times New Roman" w:cs="Times New Roman"/>
          <w:lang w:val="en-US"/>
        </w:rPr>
      </w:pPr>
    </w:p>
    <w:p w14:paraId="209509DB" w14:textId="5224BE3A" w:rsidR="00FF30ED" w:rsidRDefault="00FF30ED" w:rsidP="00177FA3">
      <w:pPr>
        <w:spacing w:line="360" w:lineRule="auto"/>
        <w:ind w:right="-46"/>
        <w:jc w:val="both"/>
        <w:rPr>
          <w:rFonts w:ascii="Times New Roman" w:hAnsi="Times New Roman" w:cs="Times New Roman"/>
          <w:lang w:val="en-US"/>
        </w:rPr>
      </w:pPr>
      <w:r>
        <w:rPr>
          <w:rFonts w:ascii="Times New Roman" w:hAnsi="Times New Roman" w:cs="Times New Roman"/>
          <w:b/>
          <w:bCs/>
          <w:sz w:val="28"/>
          <w:szCs w:val="28"/>
          <w:lang w:val="en-US"/>
        </w:rPr>
        <w:t>Perdurantism and the Four-Dimensionalist Assumption</w:t>
      </w:r>
    </w:p>
    <w:p w14:paraId="7BBE5421" w14:textId="2DD545BE" w:rsidR="00FF30ED" w:rsidRDefault="005D25FD" w:rsidP="00177FA3">
      <w:pPr>
        <w:spacing w:line="360" w:lineRule="auto"/>
        <w:ind w:right="-46"/>
        <w:jc w:val="both"/>
        <w:rPr>
          <w:rFonts w:ascii="Times New Roman" w:hAnsi="Times New Roman" w:cs="Times New Roman"/>
          <w:lang w:val="en-US"/>
        </w:rPr>
      </w:pPr>
      <w:r>
        <w:rPr>
          <w:rFonts w:ascii="Times New Roman" w:hAnsi="Times New Roman" w:cs="Times New Roman"/>
          <w:lang w:val="en-US"/>
        </w:rPr>
        <w:tab/>
        <w:t xml:space="preserve">The perdurantist thesis envisages objects, such as Booky, as four-dimensional worms that extend through space-time, </w:t>
      </w:r>
      <w:del w:id="2" w:author="Gail Leckie" w:date="2025-03-06T10:22:00Z">
        <w:r w:rsidDel="00CB5CC6">
          <w:rPr>
            <w:rFonts w:ascii="Times New Roman" w:hAnsi="Times New Roman" w:cs="Times New Roman"/>
            <w:lang w:val="en-US"/>
          </w:rPr>
          <w:delText xml:space="preserve">and </w:delText>
        </w:r>
      </w:del>
      <w:ins w:id="3" w:author="Gail Leckie" w:date="2025-03-06T10:22:00Z">
        <w:r w:rsidR="00CB5CC6">
          <w:rPr>
            <w:rFonts w:ascii="Times New Roman" w:hAnsi="Times New Roman" w:cs="Times New Roman"/>
            <w:lang w:val="en-US"/>
          </w:rPr>
          <w:t xml:space="preserve">which </w:t>
        </w:r>
      </w:ins>
      <w:r>
        <w:rPr>
          <w:rFonts w:ascii="Times New Roman" w:hAnsi="Times New Roman" w:cs="Times New Roman"/>
          <w:lang w:val="en-US"/>
        </w:rPr>
        <w:t>thus ha</w:t>
      </w:r>
      <w:ins w:id="4" w:author="Gail Leckie" w:date="2025-03-06T10:22:00Z">
        <w:r w:rsidR="00CB5CC6">
          <w:rPr>
            <w:rFonts w:ascii="Times New Roman" w:hAnsi="Times New Roman" w:cs="Times New Roman"/>
            <w:lang w:val="en-US"/>
          </w:rPr>
          <w:t>ve</w:t>
        </w:r>
      </w:ins>
      <w:del w:id="5" w:author="Gail Leckie" w:date="2025-03-06T10:22:00Z">
        <w:r w:rsidDel="00CB5CC6">
          <w:rPr>
            <w:rFonts w:ascii="Times New Roman" w:hAnsi="Times New Roman" w:cs="Times New Roman"/>
            <w:lang w:val="en-US"/>
          </w:rPr>
          <w:delText>s</w:delText>
        </w:r>
      </w:del>
      <w:r>
        <w:rPr>
          <w:rFonts w:ascii="Times New Roman" w:hAnsi="Times New Roman" w:cs="Times New Roman"/>
          <w:lang w:val="en-US"/>
        </w:rPr>
        <w:t xml:space="preserve"> temporal parts</w:t>
      </w:r>
      <w:r w:rsidR="001C6F42">
        <w:rPr>
          <w:rFonts w:ascii="Times New Roman" w:hAnsi="Times New Roman" w:cs="Times New Roman"/>
          <w:lang w:val="en-US"/>
        </w:rPr>
        <w:t xml:space="preserve">. The </w:t>
      </w:r>
      <w:proofErr w:type="spellStart"/>
      <w:r w:rsidR="001C6F42">
        <w:rPr>
          <w:rFonts w:ascii="Times New Roman" w:hAnsi="Times New Roman" w:cs="Times New Roman"/>
          <w:lang w:val="en-US"/>
        </w:rPr>
        <w:t>perdurantist</w:t>
      </w:r>
      <w:proofErr w:type="spellEnd"/>
      <w:del w:id="6" w:author="Gail Leckie" w:date="2025-03-06T10:22:00Z">
        <w:r w:rsidR="001C6F42" w:rsidDel="00CB5CC6">
          <w:rPr>
            <w:rFonts w:ascii="Times New Roman" w:hAnsi="Times New Roman" w:cs="Times New Roman"/>
            <w:lang w:val="en-US"/>
          </w:rPr>
          <w:delText>s</w:delText>
        </w:r>
      </w:del>
      <w:r w:rsidR="001C6F42">
        <w:rPr>
          <w:rFonts w:ascii="Times New Roman" w:hAnsi="Times New Roman" w:cs="Times New Roman"/>
          <w:lang w:val="en-US"/>
        </w:rPr>
        <w:t xml:space="preserve"> therefore gives up GC: it is not Booky that predicates incompatible properties, but its temporal parts that predicates </w:t>
      </w:r>
      <w:ins w:id="7" w:author="Gail Leckie" w:date="2025-03-06T10:23:00Z">
        <w:r w:rsidR="00CB5CC6">
          <w:rPr>
            <w:rFonts w:ascii="Times New Roman" w:hAnsi="Times New Roman" w:cs="Times New Roman"/>
            <w:lang w:val="en-US"/>
          </w:rPr>
          <w:t xml:space="preserve">what would be </w:t>
        </w:r>
      </w:ins>
      <w:r w:rsidR="001C6F42">
        <w:rPr>
          <w:rFonts w:ascii="Times New Roman" w:hAnsi="Times New Roman" w:cs="Times New Roman"/>
          <w:lang w:val="en-US"/>
        </w:rPr>
        <w:t>incompatible properties</w:t>
      </w:r>
      <w:ins w:id="8" w:author="Gail Leckie" w:date="2025-03-06T10:23:00Z">
        <w:r w:rsidR="00CB5CC6">
          <w:rPr>
            <w:rFonts w:ascii="Times New Roman" w:hAnsi="Times New Roman" w:cs="Times New Roman"/>
            <w:lang w:val="en-US"/>
          </w:rPr>
          <w:t xml:space="preserve"> if had by a single temporal part</w:t>
        </w:r>
      </w:ins>
      <w:r w:rsidR="001C6F42">
        <w:rPr>
          <w:rFonts w:ascii="Times New Roman" w:hAnsi="Times New Roman" w:cs="Times New Roman"/>
          <w:lang w:val="en-US"/>
        </w:rPr>
        <w:t xml:space="preserve">. In other words, the temporal part of Booky-at-t1 has white pages and the temporal part of Booky-at-t2 has yellow pages. Notice that </w:t>
      </w:r>
      <w:commentRangeStart w:id="9"/>
      <w:r w:rsidR="001C6F42">
        <w:rPr>
          <w:rFonts w:ascii="Times New Roman" w:hAnsi="Times New Roman" w:cs="Times New Roman"/>
          <w:lang w:val="en-US"/>
        </w:rPr>
        <w:t>perdurantism entails four-dimensionalism</w:t>
      </w:r>
      <w:commentRangeEnd w:id="9"/>
      <w:r w:rsidR="00CB5CC6">
        <w:rPr>
          <w:rStyle w:val="CommentReference"/>
        </w:rPr>
        <w:commentReference w:id="9"/>
      </w:r>
      <w:r w:rsidR="001C6F42">
        <w:rPr>
          <w:rFonts w:ascii="Times New Roman" w:hAnsi="Times New Roman" w:cs="Times New Roman"/>
          <w:lang w:val="en-US"/>
        </w:rPr>
        <w:t>. So, if four-dimensionalism is rejected, then perdurantism is immediately defeated. Lewis suggests that the ontology of four-dimensional worms cannot be decisively defeated by our intuitions that we exist only three-dimensionally</w:t>
      </w:r>
      <w:r w:rsidR="008E39AB">
        <w:rPr>
          <w:rStyle w:val="FootnoteReference"/>
          <w:rFonts w:ascii="Times New Roman" w:hAnsi="Times New Roman" w:cs="Times New Roman"/>
          <w:lang w:val="en-US"/>
        </w:rPr>
        <w:footnoteReference w:id="3"/>
      </w:r>
      <w:r w:rsidR="001C6F42">
        <w:rPr>
          <w:rFonts w:ascii="Times New Roman" w:hAnsi="Times New Roman" w:cs="Times New Roman"/>
          <w:lang w:val="en-US"/>
        </w:rPr>
        <w:t>. He compares us to villages who see merely part of the road in their village and claims that the whole road is in their village, only because they cannot see that the road extends beyond their village. So, even though we can only see temporal parts relativized to the present, there may very well be temporal parts</w:t>
      </w:r>
      <w:ins w:id="10" w:author="Gail Leckie" w:date="2025-03-06T10:27:00Z">
        <w:r w:rsidR="009C5A7A">
          <w:rPr>
            <w:rFonts w:ascii="Times New Roman" w:hAnsi="Times New Roman" w:cs="Times New Roman"/>
            <w:lang w:val="en-US"/>
          </w:rPr>
          <w:t xml:space="preserve"> at other times</w:t>
        </w:r>
      </w:ins>
      <w:r w:rsidR="001C6F42">
        <w:rPr>
          <w:rFonts w:ascii="Times New Roman" w:hAnsi="Times New Roman" w:cs="Times New Roman"/>
          <w:lang w:val="en-US"/>
        </w:rPr>
        <w:t>.</w:t>
      </w:r>
    </w:p>
    <w:p w14:paraId="1612B303" w14:textId="77777777" w:rsidR="00C96A53" w:rsidRDefault="001C6F42" w:rsidP="00177FA3">
      <w:pPr>
        <w:spacing w:line="360" w:lineRule="auto"/>
        <w:ind w:right="-46"/>
        <w:jc w:val="both"/>
        <w:rPr>
          <w:rFonts w:ascii="Times New Roman" w:hAnsi="Times New Roman" w:cs="Times New Roman"/>
          <w:lang w:val="en-US"/>
        </w:rPr>
      </w:pPr>
      <w:r>
        <w:rPr>
          <w:rFonts w:ascii="Times New Roman" w:hAnsi="Times New Roman" w:cs="Times New Roman"/>
          <w:lang w:val="en-US"/>
        </w:rPr>
        <w:tab/>
        <w:t xml:space="preserve">Now, I think Lewis is right in pointing out that our intuitions about the three-dimensionalist are defeasible. But four-dimensionalism itself is an incredible claim, because it suggests a more comprehensive ontology that we expect. </w:t>
      </w:r>
      <w:r w:rsidR="00C96A53">
        <w:rPr>
          <w:rFonts w:ascii="Times New Roman" w:hAnsi="Times New Roman" w:cs="Times New Roman"/>
          <w:lang w:val="en-US"/>
        </w:rPr>
        <w:t xml:space="preserve">On what further grounds can we deny four-dimensionalism? </w:t>
      </w:r>
    </w:p>
    <w:p w14:paraId="773C008E" w14:textId="3C566F6A" w:rsidR="001C6F42" w:rsidRDefault="001C6F42" w:rsidP="00C96A53">
      <w:pPr>
        <w:spacing w:line="360" w:lineRule="auto"/>
        <w:ind w:right="-46" w:firstLine="720"/>
        <w:jc w:val="both"/>
        <w:rPr>
          <w:rFonts w:ascii="Times New Roman" w:hAnsi="Times New Roman" w:cs="Times New Roman"/>
          <w:lang w:val="en-US"/>
        </w:rPr>
      </w:pPr>
      <w:r>
        <w:rPr>
          <w:rFonts w:ascii="Times New Roman" w:hAnsi="Times New Roman" w:cs="Times New Roman"/>
          <w:lang w:val="en-US"/>
        </w:rPr>
        <w:t>Hawthorne suggests that four-dimensionalism</w:t>
      </w:r>
      <w:r w:rsidR="00C96A53">
        <w:rPr>
          <w:rFonts w:ascii="Times New Roman" w:hAnsi="Times New Roman" w:cs="Times New Roman"/>
          <w:lang w:val="en-US"/>
        </w:rPr>
        <w:t xml:space="preserve"> raises the contextual standard of our claims such that some of our traditionally true propositions are rendered false</w:t>
      </w:r>
      <w:r w:rsidR="008E39AB">
        <w:rPr>
          <w:rStyle w:val="FootnoteReference"/>
          <w:rFonts w:ascii="Times New Roman" w:hAnsi="Times New Roman" w:cs="Times New Roman"/>
          <w:lang w:val="en-US"/>
        </w:rPr>
        <w:footnoteReference w:id="4"/>
      </w:r>
      <w:r>
        <w:rPr>
          <w:rFonts w:ascii="Times New Roman" w:hAnsi="Times New Roman" w:cs="Times New Roman"/>
          <w:lang w:val="en-US"/>
        </w:rPr>
        <w:t>.</w:t>
      </w:r>
      <w:r w:rsidR="00C96A53">
        <w:rPr>
          <w:rFonts w:ascii="Times New Roman" w:hAnsi="Times New Roman" w:cs="Times New Roman"/>
          <w:lang w:val="en-US"/>
        </w:rPr>
        <w:t xml:space="preserve"> The statement ‘I am tall’ may be true in a general context but may be false in the NBA context. Likewise, if four-dimensionalism is true, when we say, ‘A man could have died earlier’ (a true proposition usually), its four-dimensional form, ‘</w:t>
      </w:r>
      <w:commentRangeStart w:id="11"/>
      <w:r w:rsidR="00C96A53">
        <w:rPr>
          <w:rFonts w:ascii="Times New Roman" w:hAnsi="Times New Roman" w:cs="Times New Roman"/>
          <w:lang w:val="en-US"/>
        </w:rPr>
        <w:t xml:space="preserve">A man could have occupied less temporal space’, is false because the four-dimensional picture tends to hold the amount of space one occupies as fixed. </w:t>
      </w:r>
      <w:commentRangeEnd w:id="11"/>
      <w:r w:rsidR="00126BDF">
        <w:rPr>
          <w:rStyle w:val="CommentReference"/>
        </w:rPr>
        <w:lastRenderedPageBreak/>
        <w:commentReference w:id="11"/>
      </w:r>
      <w:r w:rsidR="00C96A53">
        <w:rPr>
          <w:rFonts w:ascii="Times New Roman" w:hAnsi="Times New Roman" w:cs="Times New Roman"/>
          <w:lang w:val="en-US"/>
        </w:rPr>
        <w:t xml:space="preserve">But this is a bad argument because it is plainly false that the four-dimensional picture needs to hold the amount of spatio-temporal space one occupies as fixed. Suppose I say: “I could have been shorter”, which is equivalent to saying, “I could have occupied less space along the z-axis”. It is obvious that even when I say the latter, the modal claim seems to remain true (since there is such a possible world). </w:t>
      </w:r>
      <w:commentRangeStart w:id="12"/>
      <w:r w:rsidR="00C96A53">
        <w:rPr>
          <w:rFonts w:ascii="Times New Roman" w:hAnsi="Times New Roman" w:cs="Times New Roman"/>
          <w:lang w:val="en-US"/>
        </w:rPr>
        <w:t xml:space="preserve">So, if the three-dimensionalist can hold that the space one occupies varies across possible worlds, I do not see why the four-dimensionalist cannot. </w:t>
      </w:r>
      <w:commentRangeEnd w:id="12"/>
      <w:r w:rsidR="00126BDF">
        <w:rPr>
          <w:rStyle w:val="CommentReference"/>
        </w:rPr>
        <w:commentReference w:id="12"/>
      </w:r>
    </w:p>
    <w:p w14:paraId="437B82CA" w14:textId="4D9F4C66" w:rsidR="00C96A53" w:rsidRDefault="00C96A53" w:rsidP="00C96A53">
      <w:pPr>
        <w:spacing w:line="360" w:lineRule="auto"/>
        <w:ind w:right="-46" w:firstLine="720"/>
        <w:jc w:val="both"/>
        <w:rPr>
          <w:rFonts w:ascii="Times New Roman" w:hAnsi="Times New Roman" w:cs="Times New Roman"/>
          <w:lang w:val="en-US"/>
        </w:rPr>
      </w:pPr>
      <w:r>
        <w:rPr>
          <w:rFonts w:ascii="Times New Roman" w:hAnsi="Times New Roman" w:cs="Times New Roman"/>
          <w:lang w:val="en-US"/>
        </w:rPr>
        <w:t>The more pressing problem has to do with why we should even accept that there is a four-dimensional picture in the first place. Sider offers a mereological argument for the four-dimensional picture</w:t>
      </w:r>
      <w:r w:rsidR="008E39AB">
        <w:rPr>
          <w:rStyle w:val="FootnoteReference"/>
          <w:rFonts w:ascii="Times New Roman" w:hAnsi="Times New Roman" w:cs="Times New Roman"/>
          <w:lang w:val="en-US"/>
        </w:rPr>
        <w:footnoteReference w:id="5"/>
      </w:r>
      <w:r>
        <w:rPr>
          <w:rFonts w:ascii="Times New Roman" w:hAnsi="Times New Roman" w:cs="Times New Roman"/>
          <w:lang w:val="en-US"/>
        </w:rPr>
        <w:t xml:space="preserve">: that every object has a fusion across time i.e. a diachronic fusion (D-fusion). In the basic mereological picture, if it is not true that every class of objects has a fusion, then there must be a pair of cases whereby the same object exists with and without composition – Sider implies this through calling it a connection by “a continuous series”. </w:t>
      </w:r>
      <w:r w:rsidR="00EC2A9F">
        <w:rPr>
          <w:rFonts w:ascii="Times New Roman" w:hAnsi="Times New Roman" w:cs="Times New Roman"/>
          <w:lang w:val="en-US"/>
        </w:rPr>
        <w:t xml:space="preserve">For suppose Booky </w:t>
      </w:r>
      <w:commentRangeStart w:id="13"/>
      <w:ins w:id="14" w:author="Gail Leckie" w:date="2025-03-06T10:36:00Z">
        <w:r w:rsidR="00126BDF">
          <w:rPr>
            <w:rFonts w:ascii="Times New Roman" w:hAnsi="Times New Roman" w:cs="Times New Roman"/>
            <w:lang w:val="en-US"/>
          </w:rPr>
          <w:t xml:space="preserve">is </w:t>
        </w:r>
      </w:ins>
      <w:r w:rsidR="00EC2A9F">
        <w:rPr>
          <w:rFonts w:ascii="Times New Roman" w:hAnsi="Times New Roman" w:cs="Times New Roman"/>
          <w:lang w:val="en-US"/>
        </w:rPr>
        <w:t xml:space="preserve">nothing but a set of molecules </w:t>
      </w:r>
      <w:commentRangeEnd w:id="13"/>
      <w:r w:rsidR="00126BDF">
        <w:rPr>
          <w:rStyle w:val="CommentReference"/>
        </w:rPr>
        <w:commentReference w:id="13"/>
      </w:r>
      <w:r w:rsidR="00EC2A9F">
        <w:rPr>
          <w:rFonts w:ascii="Times New Roman" w:hAnsi="Times New Roman" w:cs="Times New Roman"/>
          <w:lang w:val="en-US"/>
        </w:rPr>
        <w:t xml:space="preserve">– then even when Booky disintegrates, and its molecules are scattered, it exists. So, the composition of molecules does nothing more to who I am. Now, Sider accepts that this assumption is vulnerable to a nihilist stance about composition: that there are no ‘composite’ objects, so we cannot say that there is a composition in the first place. In other words, when we speak of tables and chairs, we are saying something more complicated about a collection of particles that ‘compose’ a ‘table’. Sider rejects Inwagen’s nihilism by suggesting that Inwagen relies on the assumption that objects are composed of primitive atoms without proper parts – </w:t>
      </w:r>
      <w:commentRangeStart w:id="15"/>
      <w:r w:rsidR="00EC2A9F">
        <w:rPr>
          <w:rFonts w:ascii="Times New Roman" w:hAnsi="Times New Roman" w:cs="Times New Roman"/>
          <w:lang w:val="en-US"/>
        </w:rPr>
        <w:t xml:space="preserve">but this is empirically false because there can be smaller things (quarks </w:t>
      </w:r>
      <w:proofErr w:type="spellStart"/>
      <w:r w:rsidR="00EC2A9F">
        <w:rPr>
          <w:rFonts w:ascii="Times New Roman" w:hAnsi="Times New Roman" w:cs="Times New Roman"/>
          <w:lang w:val="en-US"/>
        </w:rPr>
        <w:t>etc</w:t>
      </w:r>
      <w:proofErr w:type="spellEnd"/>
      <w:r w:rsidR="00EC2A9F">
        <w:rPr>
          <w:rFonts w:ascii="Times New Roman" w:hAnsi="Times New Roman" w:cs="Times New Roman"/>
          <w:lang w:val="en-US"/>
        </w:rPr>
        <w:t>) that themselves can be composite objects</w:t>
      </w:r>
      <w:commentRangeEnd w:id="15"/>
      <w:r w:rsidR="00126BDF">
        <w:rPr>
          <w:rStyle w:val="CommentReference"/>
        </w:rPr>
        <w:commentReference w:id="15"/>
      </w:r>
      <w:r w:rsidR="00EC2A9F">
        <w:rPr>
          <w:rFonts w:ascii="Times New Roman" w:hAnsi="Times New Roman" w:cs="Times New Roman"/>
          <w:lang w:val="en-US"/>
        </w:rPr>
        <w:t>.</w:t>
      </w:r>
      <w:r w:rsidR="008E39AB">
        <w:rPr>
          <w:rStyle w:val="FootnoteReference"/>
          <w:rFonts w:ascii="Times New Roman" w:hAnsi="Times New Roman" w:cs="Times New Roman"/>
          <w:lang w:val="en-US"/>
        </w:rPr>
        <w:footnoteReference w:id="6"/>
      </w:r>
    </w:p>
    <w:p w14:paraId="7B6A6CF1" w14:textId="65F6A8E8" w:rsidR="00EC2A9F" w:rsidRDefault="00EC2A9F" w:rsidP="00C96A53">
      <w:pPr>
        <w:spacing w:line="360" w:lineRule="auto"/>
        <w:ind w:right="-46" w:firstLine="720"/>
        <w:jc w:val="both"/>
        <w:rPr>
          <w:rFonts w:ascii="Times New Roman" w:hAnsi="Times New Roman" w:cs="Times New Roman"/>
          <w:lang w:val="en-US"/>
        </w:rPr>
      </w:pPr>
      <w:r>
        <w:rPr>
          <w:rFonts w:ascii="Times New Roman" w:hAnsi="Times New Roman" w:cs="Times New Roman"/>
          <w:lang w:val="en-US"/>
        </w:rPr>
        <w:t xml:space="preserve">I do not say whether Sider’s objection to Inwagen is correct or not – but I do think that it does not apply to the four-dimensionalist debate. </w:t>
      </w:r>
      <w:commentRangeStart w:id="16"/>
      <w:r>
        <w:rPr>
          <w:rFonts w:ascii="Times New Roman" w:hAnsi="Times New Roman" w:cs="Times New Roman"/>
          <w:lang w:val="en-US"/>
        </w:rPr>
        <w:t>The reason why Sider’s objection works is only because we already know that most objects such as ‘tables’ are ‘composed’ of smaller objects such as atoms</w:t>
      </w:r>
      <w:commentRangeEnd w:id="16"/>
      <w:r w:rsidR="00414B4D">
        <w:rPr>
          <w:rStyle w:val="CommentReference"/>
        </w:rPr>
        <w:commentReference w:id="16"/>
      </w:r>
      <w:r>
        <w:rPr>
          <w:rFonts w:ascii="Times New Roman" w:hAnsi="Times New Roman" w:cs="Times New Roman"/>
          <w:lang w:val="en-US"/>
        </w:rPr>
        <w:t xml:space="preserve">. So, Sider – emboldened by physics – essentially asks ‘why stop there?’, when there are </w:t>
      </w:r>
      <w:r w:rsidR="008840A6">
        <w:rPr>
          <w:rFonts w:ascii="Times New Roman" w:hAnsi="Times New Roman" w:cs="Times New Roman"/>
          <w:lang w:val="en-US"/>
        </w:rPr>
        <w:t>already</w:t>
      </w:r>
      <w:r w:rsidR="00B34EE8">
        <w:rPr>
          <w:rFonts w:ascii="Times New Roman" w:hAnsi="Times New Roman" w:cs="Times New Roman"/>
          <w:lang w:val="en-US"/>
        </w:rPr>
        <w:t xml:space="preserve"> fundamental objects</w:t>
      </w:r>
      <w:r w:rsidR="008840A6">
        <w:rPr>
          <w:rFonts w:ascii="Times New Roman" w:hAnsi="Times New Roman" w:cs="Times New Roman"/>
          <w:lang w:val="en-US"/>
        </w:rPr>
        <w:t xml:space="preserve"> that might be said to constitute ‘composite’ objects such as chairs</w:t>
      </w:r>
      <w:r w:rsidR="00B34EE8">
        <w:rPr>
          <w:rFonts w:ascii="Times New Roman" w:hAnsi="Times New Roman" w:cs="Times New Roman"/>
          <w:lang w:val="en-US"/>
        </w:rPr>
        <w:t xml:space="preserve">. But there is no analogue of this temporally – it is not obvious </w:t>
      </w:r>
      <w:r w:rsidR="008E39AB">
        <w:rPr>
          <w:rFonts w:ascii="Times New Roman" w:hAnsi="Times New Roman" w:cs="Times New Roman"/>
          <w:lang w:val="en-US"/>
        </w:rPr>
        <w:t xml:space="preserve">from the get-go that </w:t>
      </w:r>
      <w:r w:rsidR="00B34EE8">
        <w:rPr>
          <w:rFonts w:ascii="Times New Roman" w:hAnsi="Times New Roman" w:cs="Times New Roman"/>
          <w:lang w:val="en-US"/>
        </w:rPr>
        <w:t xml:space="preserve">Booky (or any object) </w:t>
      </w:r>
      <w:r w:rsidR="008840A6">
        <w:rPr>
          <w:rFonts w:ascii="Times New Roman" w:hAnsi="Times New Roman" w:cs="Times New Roman"/>
          <w:lang w:val="en-US"/>
        </w:rPr>
        <w:t>could have</w:t>
      </w:r>
      <w:r w:rsidR="00B34EE8">
        <w:rPr>
          <w:rFonts w:ascii="Times New Roman" w:hAnsi="Times New Roman" w:cs="Times New Roman"/>
          <w:lang w:val="en-US"/>
        </w:rPr>
        <w:t xml:space="preserve"> a composition of temporal parts. </w:t>
      </w:r>
      <w:r w:rsidR="008840A6">
        <w:rPr>
          <w:rFonts w:ascii="Times New Roman" w:hAnsi="Times New Roman" w:cs="Times New Roman"/>
          <w:lang w:val="en-US"/>
        </w:rPr>
        <w:t xml:space="preserve">The </w:t>
      </w:r>
      <w:r w:rsidR="004B31E2">
        <w:rPr>
          <w:rFonts w:ascii="Times New Roman" w:hAnsi="Times New Roman" w:cs="Times New Roman"/>
          <w:lang w:val="en-US"/>
        </w:rPr>
        <w:t>four-dimensionalist</w:t>
      </w:r>
      <w:r w:rsidR="008840A6">
        <w:rPr>
          <w:rFonts w:ascii="Times New Roman" w:hAnsi="Times New Roman" w:cs="Times New Roman"/>
          <w:lang w:val="en-US"/>
        </w:rPr>
        <w:t xml:space="preserve"> has no empirical evidence to leverage this </w:t>
      </w:r>
      <w:r w:rsidR="004B31E2">
        <w:rPr>
          <w:rFonts w:ascii="Times New Roman" w:hAnsi="Times New Roman" w:cs="Times New Roman"/>
          <w:lang w:val="en-US"/>
        </w:rPr>
        <w:t>premise against the nihilist</w:t>
      </w:r>
      <w:r w:rsidR="008840A6">
        <w:rPr>
          <w:rFonts w:ascii="Times New Roman" w:hAnsi="Times New Roman" w:cs="Times New Roman"/>
          <w:lang w:val="en-US"/>
        </w:rPr>
        <w:t xml:space="preserve">. </w:t>
      </w:r>
      <w:r w:rsidR="00B34EE8">
        <w:rPr>
          <w:rFonts w:ascii="Times New Roman" w:hAnsi="Times New Roman" w:cs="Times New Roman"/>
          <w:lang w:val="en-US"/>
        </w:rPr>
        <w:t>To say that Booky has a</w:t>
      </w:r>
      <w:r w:rsidR="008840A6">
        <w:rPr>
          <w:rFonts w:ascii="Times New Roman" w:hAnsi="Times New Roman" w:cs="Times New Roman"/>
          <w:lang w:val="en-US"/>
        </w:rPr>
        <w:t xml:space="preserve"> hypothetical</w:t>
      </w:r>
      <w:r w:rsidR="00B34EE8">
        <w:rPr>
          <w:rFonts w:ascii="Times New Roman" w:hAnsi="Times New Roman" w:cs="Times New Roman"/>
          <w:lang w:val="en-US"/>
        </w:rPr>
        <w:t xml:space="preserve"> composition of temporal parts is to presuppose</w:t>
      </w:r>
      <w:r w:rsidR="005C657A">
        <w:rPr>
          <w:rFonts w:ascii="Times New Roman" w:hAnsi="Times New Roman" w:cs="Times New Roman"/>
          <w:lang w:val="en-US"/>
        </w:rPr>
        <w:t xml:space="preserve"> </w:t>
      </w:r>
      <w:r w:rsidR="00B34EE8">
        <w:rPr>
          <w:rFonts w:ascii="Times New Roman" w:hAnsi="Times New Roman" w:cs="Times New Roman"/>
          <w:lang w:val="en-US"/>
        </w:rPr>
        <w:t>the four-dimensionalist picture</w:t>
      </w:r>
      <w:r w:rsidR="002172B0">
        <w:rPr>
          <w:rFonts w:ascii="Times New Roman" w:hAnsi="Times New Roman" w:cs="Times New Roman"/>
          <w:lang w:val="en-US"/>
        </w:rPr>
        <w:t xml:space="preserve"> </w:t>
      </w:r>
      <w:r w:rsidR="002172B0">
        <w:rPr>
          <w:rFonts w:ascii="Times New Roman" w:hAnsi="Times New Roman" w:cs="Times New Roman"/>
          <w:lang w:val="en-US"/>
        </w:rPr>
        <w:lastRenderedPageBreak/>
        <w:t>because we presuppose the existence of fundamental temporal objects (i.e. temporal parts) that could constitute us via fusion</w:t>
      </w:r>
      <w:r w:rsidR="005C657A">
        <w:rPr>
          <w:rFonts w:ascii="Times New Roman" w:hAnsi="Times New Roman" w:cs="Times New Roman"/>
          <w:lang w:val="en-US"/>
        </w:rPr>
        <w:t xml:space="preserve"> </w:t>
      </w:r>
      <w:r w:rsidR="00B34EE8">
        <w:rPr>
          <w:rFonts w:ascii="Times New Roman" w:hAnsi="Times New Roman" w:cs="Times New Roman"/>
          <w:lang w:val="en-US"/>
        </w:rPr>
        <w:t xml:space="preserve">– </w:t>
      </w:r>
      <w:commentRangeStart w:id="17"/>
      <w:r w:rsidR="00B34EE8">
        <w:rPr>
          <w:rFonts w:ascii="Times New Roman" w:hAnsi="Times New Roman" w:cs="Times New Roman"/>
          <w:lang w:val="en-US"/>
        </w:rPr>
        <w:t xml:space="preserve">why can we not say that an object is simply wholly present at more than one time? </w:t>
      </w:r>
      <w:commentRangeEnd w:id="17"/>
      <w:r w:rsidR="00414B4D">
        <w:rPr>
          <w:rStyle w:val="CommentReference"/>
        </w:rPr>
        <w:commentReference w:id="17"/>
      </w:r>
      <w:r w:rsidR="00B34EE8">
        <w:rPr>
          <w:rFonts w:ascii="Times New Roman" w:hAnsi="Times New Roman" w:cs="Times New Roman"/>
          <w:lang w:val="en-US"/>
        </w:rPr>
        <w:t xml:space="preserve">So, Sider is begging the question against the three-dimensionalist, and we can be nihilists about compositions of temporal parts. </w:t>
      </w:r>
    </w:p>
    <w:p w14:paraId="54F5754B" w14:textId="44CA042C" w:rsidR="00B34EE8" w:rsidRDefault="00B34EE8" w:rsidP="00C96A53">
      <w:pPr>
        <w:spacing w:line="360" w:lineRule="auto"/>
        <w:ind w:right="-46" w:firstLine="720"/>
        <w:jc w:val="both"/>
        <w:rPr>
          <w:rFonts w:ascii="Times New Roman" w:hAnsi="Times New Roman" w:cs="Times New Roman"/>
          <w:lang w:val="en-US"/>
        </w:rPr>
      </w:pPr>
      <w:r>
        <w:rPr>
          <w:rFonts w:ascii="Times New Roman" w:hAnsi="Times New Roman" w:cs="Times New Roman"/>
          <w:lang w:val="en-US"/>
        </w:rPr>
        <w:t xml:space="preserve">So, we have reason to reject four-dimensionalism. But this leaves the argument from </w:t>
      </w:r>
      <w:r w:rsidR="00F3207D">
        <w:rPr>
          <w:rFonts w:ascii="Times New Roman" w:hAnsi="Times New Roman" w:cs="Times New Roman"/>
          <w:lang w:val="en-US"/>
        </w:rPr>
        <w:t>indispensability</w:t>
      </w:r>
      <w:r>
        <w:rPr>
          <w:rFonts w:ascii="Times New Roman" w:hAnsi="Times New Roman" w:cs="Times New Roman"/>
          <w:lang w:val="en-US"/>
        </w:rPr>
        <w:t xml:space="preserve"> for four-dimensionalism</w:t>
      </w:r>
      <w:r w:rsidR="008E39AB">
        <w:rPr>
          <w:rStyle w:val="FootnoteReference"/>
          <w:rFonts w:ascii="Times New Roman" w:hAnsi="Times New Roman" w:cs="Times New Roman"/>
          <w:lang w:val="en-US"/>
        </w:rPr>
        <w:footnoteReference w:id="7"/>
      </w:r>
      <w:r>
        <w:rPr>
          <w:rFonts w:ascii="Times New Roman" w:hAnsi="Times New Roman" w:cs="Times New Roman"/>
          <w:lang w:val="en-US"/>
        </w:rPr>
        <w:t xml:space="preserve">: we ought to have an ontological commitment to space-time worms because it resolves our puzzle of persistence. To complete our objection of perdurantism requires us to show that we can resolve the puzzle without such a costly ontological commitment. </w:t>
      </w:r>
    </w:p>
    <w:p w14:paraId="72C549DF" w14:textId="2759E031" w:rsidR="00FF30ED" w:rsidRDefault="00414B4D" w:rsidP="00177FA3">
      <w:pPr>
        <w:spacing w:line="360" w:lineRule="auto"/>
        <w:ind w:right="-46"/>
        <w:jc w:val="both"/>
        <w:rPr>
          <w:ins w:id="18" w:author="Gail Leckie" w:date="2025-03-06T10:43:00Z"/>
          <w:rFonts w:ascii="Times New Roman" w:hAnsi="Times New Roman" w:cs="Times New Roman"/>
          <w:lang w:val="en-US"/>
        </w:rPr>
      </w:pPr>
      <w:ins w:id="19" w:author="Gail Leckie" w:date="2025-03-06T10:43:00Z">
        <w:r>
          <w:rPr>
            <w:rFonts w:ascii="Times New Roman" w:hAnsi="Times New Roman" w:cs="Times New Roman"/>
            <w:lang w:val="en-US"/>
          </w:rPr>
          <w:t>I think this section needs some rethinking.</w:t>
        </w:r>
      </w:ins>
    </w:p>
    <w:p w14:paraId="0E0305ED" w14:textId="77777777" w:rsidR="00414B4D" w:rsidRDefault="00414B4D" w:rsidP="00177FA3">
      <w:pPr>
        <w:spacing w:line="360" w:lineRule="auto"/>
        <w:ind w:right="-46"/>
        <w:jc w:val="both"/>
        <w:rPr>
          <w:rFonts w:ascii="Times New Roman" w:hAnsi="Times New Roman" w:cs="Times New Roman"/>
          <w:lang w:val="en-US"/>
        </w:rPr>
      </w:pPr>
    </w:p>
    <w:p w14:paraId="1A3798CD" w14:textId="78FBE56A" w:rsidR="00FF30ED" w:rsidRDefault="00FF30ED" w:rsidP="00177FA3">
      <w:pPr>
        <w:spacing w:line="360" w:lineRule="auto"/>
        <w:ind w:right="-46"/>
        <w:jc w:val="both"/>
        <w:rPr>
          <w:rFonts w:ascii="Times New Roman" w:hAnsi="Times New Roman" w:cs="Times New Roman"/>
          <w:lang w:val="en-US"/>
        </w:rPr>
      </w:pPr>
      <w:r>
        <w:rPr>
          <w:rFonts w:ascii="Times New Roman" w:hAnsi="Times New Roman" w:cs="Times New Roman"/>
          <w:b/>
          <w:bCs/>
          <w:sz w:val="28"/>
          <w:szCs w:val="28"/>
          <w:lang w:val="en-US"/>
        </w:rPr>
        <w:t>Why the Endurantist thesis endures</w:t>
      </w:r>
    </w:p>
    <w:p w14:paraId="2367AEDB" w14:textId="3B8CC55A" w:rsidR="00FF30ED" w:rsidRDefault="00B34EE8" w:rsidP="00177FA3">
      <w:pPr>
        <w:spacing w:line="360" w:lineRule="auto"/>
        <w:ind w:right="-46"/>
        <w:jc w:val="both"/>
        <w:rPr>
          <w:rFonts w:ascii="Times New Roman" w:hAnsi="Times New Roman" w:cs="Times New Roman"/>
          <w:lang w:val="en-US"/>
        </w:rPr>
      </w:pPr>
      <w:r>
        <w:rPr>
          <w:rFonts w:ascii="Times New Roman" w:hAnsi="Times New Roman" w:cs="Times New Roman"/>
          <w:lang w:val="en-US"/>
        </w:rPr>
        <w:tab/>
      </w:r>
      <w:r w:rsidR="00F3207D">
        <w:rPr>
          <w:rFonts w:ascii="Times New Roman" w:hAnsi="Times New Roman" w:cs="Times New Roman"/>
          <w:lang w:val="en-US"/>
        </w:rPr>
        <w:t xml:space="preserve">I think that it is to the advantage of the endurantist that the thesis </w:t>
      </w:r>
      <w:commentRangeStart w:id="20"/>
      <w:r w:rsidR="00F3207D">
        <w:rPr>
          <w:rFonts w:ascii="Times New Roman" w:hAnsi="Times New Roman" w:cs="Times New Roman"/>
          <w:lang w:val="en-US"/>
        </w:rPr>
        <w:t xml:space="preserve">is rather common-sensical </w:t>
      </w:r>
      <w:commentRangeEnd w:id="20"/>
      <w:r w:rsidR="00414B4D">
        <w:rPr>
          <w:rStyle w:val="CommentReference"/>
        </w:rPr>
        <w:commentReference w:id="20"/>
      </w:r>
      <w:r w:rsidR="00F3207D">
        <w:rPr>
          <w:rFonts w:ascii="Times New Roman" w:hAnsi="Times New Roman" w:cs="Times New Roman"/>
          <w:lang w:val="en-US"/>
        </w:rPr>
        <w:t xml:space="preserve">– </w:t>
      </w:r>
      <w:r w:rsidR="0010620B">
        <w:rPr>
          <w:rFonts w:ascii="Times New Roman" w:hAnsi="Times New Roman" w:cs="Times New Roman"/>
          <w:lang w:val="en-US"/>
        </w:rPr>
        <w:t xml:space="preserve">that at times t1 and t2, it is the same object and when I say ‘Booky is there’ at time t, it is actually the case that the entirety of Booky is there, not some stage or temporal part of Booky. </w:t>
      </w:r>
      <w:r w:rsidR="00E72805">
        <w:rPr>
          <w:rFonts w:ascii="Times New Roman" w:hAnsi="Times New Roman" w:cs="Times New Roman"/>
          <w:lang w:val="en-US"/>
        </w:rPr>
        <w:t xml:space="preserve">Furthermore, the problem of counting is resolved – ‘how many </w:t>
      </w:r>
      <w:commentRangeStart w:id="21"/>
      <w:r w:rsidR="00E72805">
        <w:rPr>
          <w:rFonts w:ascii="Times New Roman" w:hAnsi="Times New Roman" w:cs="Times New Roman"/>
          <w:lang w:val="en-US"/>
        </w:rPr>
        <w:t>Book</w:t>
      </w:r>
      <w:del w:id="22" w:author="Gail Leckie" w:date="2025-03-06T10:44:00Z">
        <w:r w:rsidR="00E72805" w:rsidDel="00414B4D">
          <w:rPr>
            <w:rFonts w:ascii="Times New Roman" w:hAnsi="Times New Roman" w:cs="Times New Roman"/>
            <w:lang w:val="en-US"/>
          </w:rPr>
          <w:delText>y</w:delText>
        </w:r>
      </w:del>
      <w:r w:rsidR="00E72805">
        <w:rPr>
          <w:rFonts w:ascii="Times New Roman" w:hAnsi="Times New Roman" w:cs="Times New Roman"/>
          <w:lang w:val="en-US"/>
        </w:rPr>
        <w:t xml:space="preserve">s </w:t>
      </w:r>
      <w:commentRangeEnd w:id="21"/>
      <w:r w:rsidR="00414B4D">
        <w:rPr>
          <w:rStyle w:val="CommentReference"/>
        </w:rPr>
        <w:commentReference w:id="21"/>
      </w:r>
      <w:r w:rsidR="00E72805">
        <w:rPr>
          <w:rFonts w:ascii="Times New Roman" w:hAnsi="Times New Roman" w:cs="Times New Roman"/>
          <w:lang w:val="en-US"/>
        </w:rPr>
        <w:t>are there from 12pm to 1pm’ should have no other answer other than 1; the perdurantist might plausibly say ‘less than 1’ since only part of Booky is there, while the stage-theorist would have to say ‘uncountably infinite’, since time is a continuum.</w:t>
      </w:r>
    </w:p>
    <w:p w14:paraId="07CCF4AB" w14:textId="1C0D47FA" w:rsidR="00E72805" w:rsidRDefault="00E72805" w:rsidP="00177FA3">
      <w:pPr>
        <w:spacing w:line="360" w:lineRule="auto"/>
        <w:ind w:right="-46"/>
        <w:jc w:val="both"/>
        <w:rPr>
          <w:rFonts w:ascii="Times New Roman" w:eastAsiaTheme="minorEastAsia" w:hAnsi="Times New Roman" w:cs="Times New Roman"/>
          <w:lang w:val="en-US"/>
        </w:rPr>
      </w:pPr>
      <w:r>
        <w:rPr>
          <w:rFonts w:ascii="Times New Roman" w:hAnsi="Times New Roman" w:cs="Times New Roman"/>
          <w:lang w:val="en-US"/>
        </w:rPr>
        <w:tab/>
        <w:t>The endurantist resolves the puzzle of persistence by giving up (M)</w:t>
      </w:r>
      <w:r w:rsidR="008E39AB">
        <w:rPr>
          <w:rStyle w:val="FootnoteReference"/>
          <w:rFonts w:ascii="Times New Roman" w:hAnsi="Times New Roman" w:cs="Times New Roman"/>
          <w:lang w:val="en-US"/>
        </w:rPr>
        <w:footnoteReference w:id="8"/>
      </w:r>
      <w:r>
        <w:rPr>
          <w:rFonts w:ascii="Times New Roman" w:hAnsi="Times New Roman" w:cs="Times New Roman"/>
          <w:lang w:val="en-US"/>
        </w:rPr>
        <w:t xml:space="preserve">. The same object (Booky) is predicated by incompatible properties. But here’s the trick: the predicate properties </w:t>
      </w:r>
      <m:oMath>
        <m:r>
          <w:rPr>
            <w:rFonts w:ascii="Cambria Math" w:hAnsi="Cambria Math" w:cs="Times New Roman"/>
            <w:lang w:val="en-US"/>
          </w:rPr>
          <m:t>F</m:t>
        </m:r>
      </m:oMath>
      <w:r>
        <w:rPr>
          <w:rFonts w:ascii="Times New Roman" w:eastAsiaTheme="minorEastAsia" w:hAnsi="Times New Roman" w:cs="Times New Roman"/>
          <w:lang w:val="en-US"/>
        </w:rPr>
        <w:t xml:space="preserve"> and </w:t>
      </w:r>
      <m:oMath>
        <m:r>
          <m:rPr>
            <m:sty m:val="p"/>
          </m:rPr>
          <w:rPr>
            <w:rFonts w:ascii="Cambria Math" w:eastAsiaTheme="minorEastAsia" w:hAnsi="Cambria Math" w:cs="Times New Roman"/>
            <w:lang w:val="en-US"/>
          </w:rPr>
          <m:t>∼</m:t>
        </m:r>
        <m:r>
          <w:rPr>
            <w:rFonts w:ascii="Cambria Math" w:eastAsiaTheme="minorEastAsia" w:hAnsi="Cambria Math" w:cs="Times New Roman"/>
            <w:lang w:val="en-US"/>
          </w:rPr>
          <m:t>F</m:t>
        </m:r>
      </m:oMath>
      <w:r>
        <w:rPr>
          <w:rFonts w:ascii="Times New Roman" w:eastAsiaTheme="minorEastAsia" w:hAnsi="Times New Roman" w:cs="Times New Roman"/>
          <w:lang w:val="en-US"/>
        </w:rPr>
        <w:t xml:space="preserve"> are no longer monadic but instead have the syntactic structure: </w:t>
      </w:r>
      <m:oMath>
        <m:r>
          <m:rPr>
            <m:sty m:val="p"/>
          </m:rPr>
          <w:rPr>
            <w:rFonts w:ascii="Cambria Math" w:eastAsiaTheme="minorEastAsia" w:hAnsi="Cambria Math" w:cs="Times New Roman"/>
            <w:lang w:val="en-US"/>
          </w:rPr>
          <m:t>Πα</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i</m:t>
            </m:r>
          </m:sub>
        </m:sSub>
      </m:oMath>
      <w:r>
        <w:rPr>
          <w:rFonts w:ascii="Times New Roman" w:eastAsiaTheme="minorEastAsia" w:hAnsi="Times New Roman" w:cs="Times New Roman"/>
          <w:lang w:val="en-US"/>
        </w:rPr>
        <w:t>. Properties now read, “…has white pages at time t”, and take in a pair</w:t>
      </w:r>
      <w:r w:rsidR="00100408">
        <w:rPr>
          <w:rFonts w:ascii="Times New Roman" w:eastAsiaTheme="minorEastAsia" w:hAnsi="Times New Roman" w:cs="Times New Roman"/>
          <w:lang w:val="en-US"/>
        </w:rPr>
        <w:t>/relation</w:t>
      </w:r>
      <w:r>
        <w:rPr>
          <w:rFonts w:ascii="Times New Roman" w:eastAsiaTheme="minorEastAsia" w:hAnsi="Times New Roman" w:cs="Times New Roman"/>
          <w:lang w:val="en-US"/>
        </w:rPr>
        <w:t xml:space="preserve"> </w:t>
      </w:r>
      <m:oMath>
        <m:r>
          <m:rPr>
            <m:sty m:val="p"/>
          </m:rPr>
          <w:rPr>
            <w:rFonts w:ascii="Cambria Math" w:eastAsiaTheme="minorEastAsia" w:hAnsi="Cambria Math" w:cs="Times New Roman"/>
            <w:lang w:val="en-US"/>
          </w:rPr>
          <m:t>⟨α</m:t>
        </m:r>
        <m:r>
          <w:rPr>
            <w:rFonts w:ascii="Cambria Math" w:eastAsiaTheme="minorEastAsia" w:hAnsi="Cambria Math" w:cs="Times New Roman"/>
            <w:lang w:val="en-US"/>
          </w:rPr>
          <m:t>,t</m:t>
        </m:r>
        <m:r>
          <m:rPr>
            <m:sty m:val="p"/>
          </m:rPr>
          <w:rPr>
            <w:rFonts w:ascii="Cambria Math" w:eastAsiaTheme="minorEastAsia" w:hAnsi="Cambria Math" w:cs="Times New Roman"/>
            <w:lang w:val="en-US"/>
          </w:rPr>
          <m:t>⟩</m:t>
        </m:r>
      </m:oMath>
      <w:r>
        <w:rPr>
          <w:rFonts w:ascii="Times New Roman" w:eastAsiaTheme="minorEastAsia" w:hAnsi="Times New Roman" w:cs="Times New Roman"/>
          <w:lang w:val="en-US"/>
        </w:rPr>
        <w:t xml:space="preserve"> of an object and a time. So, it is the same object before and after the change, and the object is the proper subject of incompatible properties, which are only truly incompatible at the same time t. </w:t>
      </w:r>
    </w:p>
    <w:p w14:paraId="6869099E" w14:textId="64288D79" w:rsidR="00E72805" w:rsidRDefault="00100408" w:rsidP="00177FA3">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t xml:space="preserve">A quick response might be that the endurantist does negotiate the genuine change thesis because the property of </w:t>
      </w:r>
      <m:oMath>
        <m:r>
          <w:rPr>
            <w:rFonts w:ascii="Cambria Math" w:eastAsiaTheme="minorEastAsia" w:hAnsi="Cambria Math" w:cs="Times New Roman"/>
            <w:lang w:val="en-US"/>
          </w:rPr>
          <m:t>Fα</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1</m:t>
            </m:r>
          </m:sub>
        </m:sSub>
      </m:oMath>
      <w:r>
        <w:rPr>
          <w:rFonts w:ascii="Times New Roman" w:eastAsiaTheme="minorEastAsia" w:hAnsi="Times New Roman" w:cs="Times New Roman"/>
          <w:lang w:val="en-US"/>
        </w:rPr>
        <w:t xml:space="preserve"> and </w:t>
      </w:r>
      <m:oMath>
        <m:r>
          <m:rPr>
            <m:sty m:val="p"/>
          </m:rPr>
          <w:rPr>
            <w:rFonts w:ascii="Cambria Math" w:eastAsiaTheme="minorEastAsia" w:hAnsi="Cambria Math" w:cs="Times New Roman"/>
            <w:lang w:val="en-US"/>
          </w:rPr>
          <m:t>∼</m:t>
        </m:r>
        <m:r>
          <w:rPr>
            <w:rFonts w:ascii="Cambria Math" w:eastAsiaTheme="minorEastAsia" w:hAnsi="Cambria Math" w:cs="Times New Roman"/>
            <w:lang w:val="en-US"/>
          </w:rPr>
          <m:t>Fα</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2</m:t>
            </m:r>
          </m:sub>
        </m:sSub>
      </m:oMath>
      <w:r>
        <w:rPr>
          <w:rFonts w:ascii="Times New Roman" w:eastAsiaTheme="minorEastAsia" w:hAnsi="Times New Roman" w:cs="Times New Roman"/>
          <w:lang w:val="en-US"/>
        </w:rPr>
        <w:t xml:space="preserve"> are not actually incompatible whenever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1</m:t>
            </m:r>
          </m:sub>
        </m:sSub>
        <m:r>
          <m:rPr>
            <m:lit/>
            <m:sty m:val="p"/>
          </m:rP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t</m:t>
            </m:r>
          </m:e>
          <m:sub>
            <m:r>
              <w:rPr>
                <w:rFonts w:ascii="Cambria Math" w:eastAsiaTheme="minorEastAsia" w:hAnsi="Cambria Math" w:cs="Times New Roman"/>
                <w:lang w:val="en-US"/>
              </w:rPr>
              <m:t>2</m:t>
            </m:r>
          </m:sub>
        </m:sSub>
      </m:oMath>
      <w:r>
        <w:rPr>
          <w:rFonts w:ascii="Times New Roman" w:eastAsiaTheme="minorEastAsia" w:hAnsi="Times New Roman" w:cs="Times New Roman"/>
          <w:lang w:val="en-US"/>
        </w:rPr>
        <w:t>.</w:t>
      </w:r>
      <w:r w:rsidR="008E39AB">
        <w:rPr>
          <w:rStyle w:val="FootnoteReference"/>
          <w:rFonts w:ascii="Times New Roman" w:eastAsiaTheme="minorEastAsia" w:hAnsi="Times New Roman" w:cs="Times New Roman"/>
          <w:lang w:val="en-US"/>
        </w:rPr>
        <w:footnoteReference w:id="9"/>
      </w:r>
      <w:r>
        <w:rPr>
          <w:rFonts w:ascii="Times New Roman" w:eastAsiaTheme="minorEastAsia" w:hAnsi="Times New Roman" w:cs="Times New Roman"/>
          <w:lang w:val="en-US"/>
        </w:rPr>
        <w:t xml:space="preserve"> But does genuine change require us </w:t>
      </w:r>
      <w:commentRangeStart w:id="23"/>
      <w:r>
        <w:rPr>
          <w:rFonts w:ascii="Times New Roman" w:eastAsiaTheme="minorEastAsia" w:hAnsi="Times New Roman" w:cs="Times New Roman"/>
          <w:lang w:val="en-US"/>
        </w:rPr>
        <w:t>that we hold genuinely incompatible properties</w:t>
      </w:r>
      <w:commentRangeEnd w:id="23"/>
      <w:r w:rsidR="002905F0">
        <w:rPr>
          <w:rStyle w:val="CommentReference"/>
        </w:rPr>
        <w:commentReference w:id="23"/>
      </w:r>
      <w:r>
        <w:rPr>
          <w:rFonts w:ascii="Times New Roman" w:eastAsiaTheme="minorEastAsia" w:hAnsi="Times New Roman" w:cs="Times New Roman"/>
          <w:lang w:val="en-US"/>
        </w:rPr>
        <w:t xml:space="preserve">? Clearly not – since if it did, then no object can achieve genuine change (for it would entail a contradiction). </w:t>
      </w:r>
      <w:r>
        <w:rPr>
          <w:rFonts w:ascii="Times New Roman" w:eastAsiaTheme="minorEastAsia" w:hAnsi="Times New Roman" w:cs="Times New Roman"/>
          <w:lang w:val="en-US"/>
        </w:rPr>
        <w:lastRenderedPageBreak/>
        <w:t xml:space="preserve">To see what genuine change wants to capture, let us parallel this with a special case of change: growth. When we say a child grows, </w:t>
      </w:r>
      <w:commentRangeStart w:id="24"/>
      <w:r>
        <w:rPr>
          <w:rFonts w:ascii="Times New Roman" w:eastAsiaTheme="minorEastAsia" w:hAnsi="Times New Roman" w:cs="Times New Roman"/>
          <w:lang w:val="en-US"/>
        </w:rPr>
        <w:t>we want the child to have incompatible properties – being 150cm tall and 160cm tall</w:t>
      </w:r>
      <w:commentRangeEnd w:id="24"/>
      <w:r w:rsidR="002905F0">
        <w:rPr>
          <w:rStyle w:val="CommentReference"/>
        </w:rPr>
        <w:commentReference w:id="24"/>
      </w:r>
      <w:r>
        <w:rPr>
          <w:rFonts w:ascii="Times New Roman" w:eastAsiaTheme="minorEastAsia" w:hAnsi="Times New Roman" w:cs="Times New Roman"/>
          <w:lang w:val="en-US"/>
        </w:rPr>
        <w:t xml:space="preserve"> – but also that they must occur at different times. If the story of growth tells us that change is analogous to a process, then there is no problem with </w:t>
      </w:r>
      <w:r w:rsidR="00B5126A">
        <w:rPr>
          <w:rFonts w:ascii="Times New Roman" w:eastAsiaTheme="minorEastAsia" w:hAnsi="Times New Roman" w:cs="Times New Roman"/>
          <w:lang w:val="en-US"/>
        </w:rPr>
        <w:t>relativizing the putatively incompatible properties to different times.</w:t>
      </w:r>
      <w:r>
        <w:rPr>
          <w:rFonts w:ascii="Times New Roman" w:eastAsiaTheme="minorEastAsia" w:hAnsi="Times New Roman" w:cs="Times New Roman"/>
          <w:lang w:val="en-US"/>
        </w:rPr>
        <w:t xml:space="preserve"> Change requires that (</w:t>
      </w:r>
      <w:proofErr w:type="spellStart"/>
      <w:r>
        <w:rPr>
          <w:rFonts w:ascii="Times New Roman" w:eastAsiaTheme="minorEastAsia" w:hAnsi="Times New Roman" w:cs="Times New Roman"/>
          <w:lang w:val="en-US"/>
        </w:rPr>
        <w:t>i</w:t>
      </w:r>
      <w:proofErr w:type="spellEnd"/>
      <w:r>
        <w:rPr>
          <w:rFonts w:ascii="Times New Roman" w:eastAsiaTheme="minorEastAsia" w:hAnsi="Times New Roman" w:cs="Times New Roman"/>
          <w:lang w:val="en-US"/>
        </w:rPr>
        <w:t xml:space="preserve">) it must be the same object holding the ‘incompatible’ properties, but also (ii) </w:t>
      </w:r>
      <w:commentRangeStart w:id="25"/>
      <w:r>
        <w:rPr>
          <w:rFonts w:ascii="Times New Roman" w:eastAsiaTheme="minorEastAsia" w:hAnsi="Times New Roman" w:cs="Times New Roman"/>
          <w:lang w:val="en-US"/>
        </w:rPr>
        <w:t>that these ‘incompatible’ properties are only incompatible in the sense that they cannot be held simultaneously</w:t>
      </w:r>
      <w:commentRangeEnd w:id="25"/>
      <w:r w:rsidR="002905F0">
        <w:rPr>
          <w:rStyle w:val="CommentReference"/>
        </w:rPr>
        <w:commentReference w:id="25"/>
      </w:r>
      <w:r>
        <w:rPr>
          <w:rFonts w:ascii="Times New Roman" w:eastAsiaTheme="minorEastAsia" w:hAnsi="Times New Roman" w:cs="Times New Roman"/>
          <w:lang w:val="en-US"/>
        </w:rPr>
        <w:t xml:space="preserve">.  </w:t>
      </w:r>
      <w:ins w:id="26" w:author="Gail Leckie" w:date="2025-03-06T10:55:00Z">
        <w:r w:rsidR="002905F0">
          <w:rPr>
            <w:rFonts w:ascii="Times New Roman" w:eastAsiaTheme="minorEastAsia" w:hAnsi="Times New Roman" w:cs="Times New Roman"/>
            <w:lang w:val="en-US"/>
          </w:rPr>
          <w:t xml:space="preserve">I didn’t see how the growth example adds anything.  Why is it clearer than the </w:t>
        </w:r>
        <w:proofErr w:type="spellStart"/>
        <w:r w:rsidR="002905F0">
          <w:rPr>
            <w:rFonts w:ascii="Times New Roman" w:eastAsiaTheme="minorEastAsia" w:hAnsi="Times New Roman" w:cs="Times New Roman"/>
            <w:lang w:val="en-US"/>
          </w:rPr>
          <w:t>colours</w:t>
        </w:r>
        <w:proofErr w:type="spellEnd"/>
        <w:r w:rsidR="002905F0">
          <w:rPr>
            <w:rFonts w:ascii="Times New Roman" w:eastAsiaTheme="minorEastAsia" w:hAnsi="Times New Roman" w:cs="Times New Roman"/>
            <w:lang w:val="en-US"/>
          </w:rPr>
          <w:t>?</w:t>
        </w:r>
      </w:ins>
    </w:p>
    <w:p w14:paraId="2147C36C" w14:textId="0CEC9B75" w:rsidR="00B5126A" w:rsidRDefault="00B5126A" w:rsidP="00177FA3">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t>The deeper problem, according to Lewis, is that the endurantist denies the phenomena of temporary intrinsics</w:t>
      </w:r>
      <w:r w:rsidR="00F36FF6">
        <w:rPr>
          <w:rStyle w:val="FootnoteReference"/>
          <w:rFonts w:ascii="Times New Roman" w:eastAsiaTheme="minorEastAsia" w:hAnsi="Times New Roman" w:cs="Times New Roman"/>
          <w:lang w:val="en-US"/>
        </w:rPr>
        <w:footnoteReference w:id="10"/>
      </w:r>
      <w:r>
        <w:rPr>
          <w:rFonts w:ascii="Times New Roman" w:eastAsiaTheme="minorEastAsia" w:hAnsi="Times New Roman" w:cs="Times New Roman"/>
          <w:lang w:val="en-US"/>
        </w:rPr>
        <w:t xml:space="preserve">. According to Lewis, endurantism entails that all properties become a relation between an object and a time i.e. that the extension of any property becomes a set of n-tuples, where </w:t>
      </w:r>
      <m:oMath>
        <m:r>
          <w:rPr>
            <w:rFonts w:ascii="Cambria Math" w:eastAsiaTheme="minorEastAsia" w:hAnsi="Cambria Math" w:cs="Times New Roman"/>
            <w:lang w:val="en-US"/>
          </w:rPr>
          <m:t>n≥2</m:t>
        </m:r>
      </m:oMath>
      <w:r>
        <w:rPr>
          <w:rFonts w:ascii="Times New Roman" w:eastAsiaTheme="minorEastAsia" w:hAnsi="Times New Roman" w:cs="Times New Roman"/>
          <w:lang w:val="en-US"/>
        </w:rPr>
        <w:t xml:space="preserve">, since the tuple must now contain at least one object and one time. This contradicts our intuition that </w:t>
      </w:r>
      <w:r w:rsidRPr="00B5126A">
        <w:rPr>
          <w:rFonts w:ascii="Times New Roman" w:eastAsiaTheme="minorEastAsia" w:hAnsi="Times New Roman" w:cs="Times New Roman"/>
          <w:i/>
          <w:iCs/>
          <w:lang w:val="en-US"/>
        </w:rPr>
        <w:t>some</w:t>
      </w:r>
      <w:r>
        <w:rPr>
          <w:rFonts w:ascii="Times New Roman" w:eastAsiaTheme="minorEastAsia" w:hAnsi="Times New Roman" w:cs="Times New Roman"/>
          <w:lang w:val="en-US"/>
        </w:rPr>
        <w:t xml:space="preserve"> properties, such as being bent or being straight are without temporal qualification. Notice that Lewis’s complaint is quite minimal: he wants that there are some intrinsic properties without temporal qualification. </w:t>
      </w:r>
    </w:p>
    <w:p w14:paraId="06BF4721" w14:textId="0B845C3C" w:rsidR="00CC7D0D" w:rsidRDefault="00B5126A" w:rsidP="00177FA3">
      <w:pPr>
        <w:spacing w:line="360" w:lineRule="auto"/>
        <w:ind w:right="-46"/>
        <w:jc w:val="both"/>
        <w:rPr>
          <w:rFonts w:ascii="Times New Roman" w:eastAsiaTheme="minorEastAsia" w:hAnsi="Times New Roman" w:cs="Times New Roman"/>
          <w:lang w:val="en-US"/>
        </w:rPr>
      </w:pPr>
      <w:r>
        <w:rPr>
          <w:rFonts w:ascii="Times New Roman" w:eastAsiaTheme="minorEastAsia" w:hAnsi="Times New Roman" w:cs="Times New Roman"/>
          <w:lang w:val="en-US"/>
        </w:rPr>
        <w:tab/>
        <w:t xml:space="preserve">Now, two remarks are in order. First, Lewis’s examples of “being bent” and “being straight” do not do the strength of his objection justice. I do not find it at all absurd </w:t>
      </w:r>
      <w:r w:rsidR="00D17942">
        <w:rPr>
          <w:rFonts w:ascii="Times New Roman" w:eastAsiaTheme="minorEastAsia" w:hAnsi="Times New Roman" w:cs="Times New Roman"/>
          <w:lang w:val="en-US"/>
        </w:rPr>
        <w:t xml:space="preserve">that the shape of some object might be relativized to some time i.e. ‘the ice is a square at time t1’ since it might deform later. </w:t>
      </w:r>
      <w:r w:rsidR="00CC7D0D">
        <w:rPr>
          <w:rFonts w:ascii="Times New Roman" w:eastAsiaTheme="minorEastAsia" w:hAnsi="Times New Roman" w:cs="Times New Roman"/>
          <w:lang w:val="en-US"/>
        </w:rPr>
        <w:t xml:space="preserve">In fact, I suggest that any property, if possibly changed without causing an object to cease to persist, must be relativized to some time t. </w:t>
      </w:r>
      <w:r w:rsidR="00D17942">
        <w:rPr>
          <w:rFonts w:ascii="Times New Roman" w:eastAsiaTheme="minorEastAsia" w:hAnsi="Times New Roman" w:cs="Times New Roman"/>
          <w:lang w:val="en-US"/>
        </w:rPr>
        <w:t xml:space="preserve">Second, </w:t>
      </w:r>
      <w:r w:rsidR="00351313">
        <w:rPr>
          <w:rFonts w:ascii="Times New Roman" w:eastAsiaTheme="minorEastAsia" w:hAnsi="Times New Roman" w:cs="Times New Roman"/>
          <w:lang w:val="en-US"/>
        </w:rPr>
        <w:t xml:space="preserve">how can a property be intrinsic to an object if it is merely temporary? One might point out that it is not at all clear what we even mean by an intrinsic property. A property simply being monadic does not seem sufficient for characterizing intrinsic-ness. One candidate characterisation of intrinsic properties are essential properties. After all, to say that a property is </w:t>
      </w:r>
      <w:r w:rsidR="00351313">
        <w:rPr>
          <w:rFonts w:ascii="Times New Roman" w:eastAsiaTheme="minorEastAsia" w:hAnsi="Times New Roman" w:cs="Times New Roman"/>
          <w:i/>
          <w:iCs/>
          <w:lang w:val="en-US"/>
        </w:rPr>
        <w:t xml:space="preserve">intrinsic </w:t>
      </w:r>
      <w:r w:rsidR="00351313">
        <w:rPr>
          <w:rFonts w:ascii="Times New Roman" w:eastAsiaTheme="minorEastAsia" w:hAnsi="Times New Roman" w:cs="Times New Roman"/>
          <w:lang w:val="en-US"/>
        </w:rPr>
        <w:t xml:space="preserve">to some object is to say that it is </w:t>
      </w:r>
      <w:r w:rsidR="00351313">
        <w:rPr>
          <w:rFonts w:ascii="Times New Roman" w:eastAsiaTheme="minorEastAsia" w:hAnsi="Times New Roman" w:cs="Times New Roman"/>
          <w:i/>
          <w:iCs/>
          <w:lang w:val="en-US"/>
        </w:rPr>
        <w:t>fundamental</w:t>
      </w:r>
      <w:r w:rsidR="00351313">
        <w:rPr>
          <w:rFonts w:ascii="Times New Roman" w:eastAsiaTheme="minorEastAsia" w:hAnsi="Times New Roman" w:cs="Times New Roman"/>
          <w:lang w:val="en-US"/>
        </w:rPr>
        <w:t xml:space="preserve"> in some sense. Therefore, </w:t>
      </w:r>
      <w:r w:rsidR="00D17942">
        <w:rPr>
          <w:rFonts w:ascii="Times New Roman" w:eastAsiaTheme="minorEastAsia" w:hAnsi="Times New Roman" w:cs="Times New Roman"/>
          <w:lang w:val="en-US"/>
        </w:rPr>
        <w:t>the</w:t>
      </w:r>
      <w:r w:rsidR="009C59DB">
        <w:rPr>
          <w:rFonts w:ascii="Times New Roman" w:eastAsiaTheme="minorEastAsia" w:hAnsi="Times New Roman" w:cs="Times New Roman"/>
          <w:lang w:val="en-US"/>
        </w:rPr>
        <w:t xml:space="preserve"> heart of the</w:t>
      </w:r>
      <w:r w:rsidR="00D17942">
        <w:rPr>
          <w:rFonts w:ascii="Times New Roman" w:eastAsiaTheme="minorEastAsia" w:hAnsi="Times New Roman" w:cs="Times New Roman"/>
          <w:lang w:val="en-US"/>
        </w:rPr>
        <w:t xml:space="preserve"> concern</w:t>
      </w:r>
      <w:r w:rsidR="00351313">
        <w:rPr>
          <w:rFonts w:ascii="Times New Roman" w:eastAsiaTheme="minorEastAsia" w:hAnsi="Times New Roman" w:cs="Times New Roman"/>
          <w:lang w:val="en-US"/>
        </w:rPr>
        <w:t xml:space="preserve">, </w:t>
      </w:r>
      <w:r w:rsidR="00D17942">
        <w:rPr>
          <w:rFonts w:ascii="Times New Roman" w:eastAsiaTheme="minorEastAsia" w:hAnsi="Times New Roman" w:cs="Times New Roman"/>
          <w:lang w:val="en-US"/>
        </w:rPr>
        <w:t xml:space="preserve">I suggest, </w:t>
      </w:r>
      <w:r w:rsidR="009C59DB">
        <w:rPr>
          <w:rFonts w:ascii="Times New Roman" w:eastAsiaTheme="minorEastAsia" w:hAnsi="Times New Roman" w:cs="Times New Roman"/>
          <w:lang w:val="en-US"/>
        </w:rPr>
        <w:t>is</w:t>
      </w:r>
      <w:r w:rsidR="00D17942">
        <w:rPr>
          <w:rFonts w:ascii="Times New Roman" w:eastAsiaTheme="minorEastAsia" w:hAnsi="Times New Roman" w:cs="Times New Roman"/>
          <w:lang w:val="en-US"/>
        </w:rPr>
        <w:t xml:space="preserve"> a concern </w:t>
      </w:r>
      <w:r w:rsidR="00CC7D0D">
        <w:rPr>
          <w:rFonts w:ascii="Times New Roman" w:eastAsiaTheme="minorEastAsia" w:hAnsi="Times New Roman" w:cs="Times New Roman"/>
          <w:lang w:val="en-US"/>
        </w:rPr>
        <w:t>about</w:t>
      </w:r>
      <w:r w:rsidR="00D17942">
        <w:rPr>
          <w:rFonts w:ascii="Times New Roman" w:eastAsiaTheme="minorEastAsia" w:hAnsi="Times New Roman" w:cs="Times New Roman"/>
          <w:lang w:val="en-US"/>
        </w:rPr>
        <w:t xml:space="preserve"> </w:t>
      </w:r>
      <w:commentRangeStart w:id="27"/>
      <w:r w:rsidR="00D17942">
        <w:rPr>
          <w:rFonts w:ascii="Times New Roman" w:eastAsiaTheme="minorEastAsia" w:hAnsi="Times New Roman" w:cs="Times New Roman"/>
          <w:lang w:val="en-US"/>
        </w:rPr>
        <w:t xml:space="preserve">essential </w:t>
      </w:r>
      <w:commentRangeEnd w:id="27"/>
      <w:r w:rsidR="002905F0">
        <w:rPr>
          <w:rStyle w:val="CommentReference"/>
        </w:rPr>
        <w:commentReference w:id="27"/>
      </w:r>
      <w:r w:rsidR="00D17942">
        <w:rPr>
          <w:rFonts w:ascii="Times New Roman" w:eastAsiaTheme="minorEastAsia" w:hAnsi="Times New Roman" w:cs="Times New Roman"/>
          <w:lang w:val="en-US"/>
        </w:rPr>
        <w:t>properties. Say that a property is essential for an object when we can make the following de dicto modal cl</w:t>
      </w:r>
      <w:r w:rsidR="00F25953">
        <w:rPr>
          <w:rFonts w:ascii="Times New Roman" w:eastAsiaTheme="minorEastAsia" w:hAnsi="Times New Roman" w:cs="Times New Roman"/>
          <w:lang w:val="en-US"/>
        </w:rPr>
        <w:t xml:space="preserve">aim: </w:t>
      </w:r>
      <w:r w:rsidR="009C59DB">
        <w:rPr>
          <w:rFonts w:ascii="Times New Roman" w:eastAsiaTheme="minorEastAsia" w:hAnsi="Times New Roman" w:cs="Times New Roman"/>
          <w:lang w:val="en-US"/>
        </w:rPr>
        <w:t xml:space="preserve">necessarily, if an object is George W. Bush, it is human. Then, because the property of ‘…being human’ is </w:t>
      </w:r>
      <w:r w:rsidR="00351313">
        <w:rPr>
          <w:rFonts w:ascii="Times New Roman" w:eastAsiaTheme="minorEastAsia" w:hAnsi="Times New Roman" w:cs="Times New Roman"/>
          <w:lang w:val="en-US"/>
        </w:rPr>
        <w:t>essential</w:t>
      </w:r>
      <w:r w:rsidR="009C59DB">
        <w:rPr>
          <w:rFonts w:ascii="Times New Roman" w:eastAsiaTheme="minorEastAsia" w:hAnsi="Times New Roman" w:cs="Times New Roman"/>
          <w:lang w:val="en-US"/>
        </w:rPr>
        <w:t xml:space="preserve"> for George W. Bush, it does not make sense to say that ‘George W. Bush is human at time t’ since George W. Bush will always be human. Likewise, it is absurd to say that an ‘ice cube is a square at time t’ since an ice cube is essentially a square. But notice that it follows quite trivially from the de dicto modal </w:t>
      </w:r>
      <w:r w:rsidR="009C59DB">
        <w:rPr>
          <w:rFonts w:ascii="Times New Roman" w:eastAsiaTheme="minorEastAsia" w:hAnsi="Times New Roman" w:cs="Times New Roman"/>
          <w:lang w:val="en-US"/>
        </w:rPr>
        <w:lastRenderedPageBreak/>
        <w:t xml:space="preserve">claim that if some object is no longer a square, then it is not an ice cube. In other words, an object does not survive change if what changes is an essential property. </w:t>
      </w:r>
      <w:ins w:id="28" w:author="Gail Leckie" w:date="2025-03-06T10:57:00Z">
        <w:r w:rsidR="002905F0">
          <w:rPr>
            <w:rFonts w:ascii="Times New Roman" w:eastAsiaTheme="minorEastAsia" w:hAnsi="Times New Roman" w:cs="Times New Roman"/>
            <w:lang w:val="en-US"/>
          </w:rPr>
          <w:t xml:space="preserve">Yes </w:t>
        </w:r>
        <w:proofErr w:type="spellStart"/>
        <w:proofErr w:type="gramStart"/>
        <w:r w:rsidR="002905F0">
          <w:rPr>
            <w:rFonts w:ascii="Times New Roman" w:eastAsiaTheme="minorEastAsia" w:hAnsi="Times New Roman" w:cs="Times New Roman"/>
            <w:lang w:val="en-US"/>
          </w:rPr>
          <w:t>agreed.</w:t>
        </w:r>
      </w:ins>
      <w:r w:rsidR="009C59DB">
        <w:rPr>
          <w:rFonts w:ascii="Times New Roman" w:eastAsiaTheme="minorEastAsia" w:hAnsi="Times New Roman" w:cs="Times New Roman"/>
          <w:lang w:val="en-US"/>
        </w:rPr>
        <w:t>Exposed</w:t>
      </w:r>
      <w:proofErr w:type="spellEnd"/>
      <w:proofErr w:type="gramEnd"/>
      <w:r w:rsidR="009C59DB">
        <w:rPr>
          <w:rFonts w:ascii="Times New Roman" w:eastAsiaTheme="minorEastAsia" w:hAnsi="Times New Roman" w:cs="Times New Roman"/>
          <w:lang w:val="en-US"/>
        </w:rPr>
        <w:t xml:space="preserve"> this way, </w:t>
      </w:r>
      <w:r w:rsidR="00351313">
        <w:rPr>
          <w:rFonts w:ascii="Times New Roman" w:eastAsiaTheme="minorEastAsia" w:hAnsi="Times New Roman" w:cs="Times New Roman"/>
          <w:lang w:val="en-US"/>
        </w:rPr>
        <w:t>the problem of temporary intrinsics does not seem to be a problem because ‘temporary’ and ‘intrinsics’ is a contradiction in terms (assuming we want the object to survive)</w:t>
      </w:r>
      <w:r w:rsidR="009C59DB">
        <w:rPr>
          <w:rFonts w:ascii="Times New Roman" w:eastAsiaTheme="minorEastAsia" w:hAnsi="Times New Roman" w:cs="Times New Roman"/>
          <w:lang w:val="en-US"/>
        </w:rPr>
        <w:t>.</w:t>
      </w:r>
      <w:r w:rsidR="00351313">
        <w:rPr>
          <w:rFonts w:ascii="Times New Roman" w:eastAsiaTheme="minorEastAsia" w:hAnsi="Times New Roman" w:cs="Times New Roman"/>
          <w:lang w:val="en-US"/>
        </w:rPr>
        <w:t xml:space="preserve"> </w:t>
      </w:r>
      <w:ins w:id="29" w:author="Gail Leckie" w:date="2025-03-06T10:58:00Z">
        <w:r w:rsidR="006375F7">
          <w:rPr>
            <w:rFonts w:ascii="Times New Roman" w:eastAsiaTheme="minorEastAsia" w:hAnsi="Times New Roman" w:cs="Times New Roman"/>
            <w:lang w:val="en-US"/>
          </w:rPr>
          <w:t xml:space="preserve">But intrinsic doesn’t mean essential.  </w:t>
        </w:r>
      </w:ins>
      <w:r w:rsidR="00351313">
        <w:rPr>
          <w:rFonts w:ascii="Times New Roman" w:eastAsiaTheme="minorEastAsia" w:hAnsi="Times New Roman" w:cs="Times New Roman"/>
          <w:lang w:val="en-US"/>
        </w:rPr>
        <w:t xml:space="preserve">Furthermore, the endurantist can account for intrinsic/unrelativised properties in the following way. </w:t>
      </w:r>
      <w:r w:rsidR="009C59DB">
        <w:rPr>
          <w:rFonts w:ascii="Times New Roman" w:eastAsiaTheme="minorEastAsia" w:hAnsi="Times New Roman" w:cs="Times New Roman"/>
          <w:lang w:val="en-US"/>
        </w:rPr>
        <w:t xml:space="preserve">Either a property is essential or not essential. If a property is not essential, then there is nothing awkward about relativising the object having that property to some time t. If a property is essential, then we need not relativise the object having the property to any time, since once that property alters, then the object no longer survives or persists through time. </w:t>
      </w:r>
      <w:r w:rsidR="00532373">
        <w:rPr>
          <w:rFonts w:ascii="Times New Roman" w:eastAsiaTheme="minorEastAsia" w:hAnsi="Times New Roman" w:cs="Times New Roman"/>
          <w:lang w:val="en-US"/>
        </w:rPr>
        <w:t xml:space="preserve">In short, there are no intrinsic properties that are merely temporary. </w:t>
      </w:r>
      <w:r w:rsidR="00CC7D0D">
        <w:rPr>
          <w:rFonts w:ascii="Times New Roman" w:eastAsiaTheme="minorEastAsia" w:hAnsi="Times New Roman" w:cs="Times New Roman"/>
          <w:lang w:val="en-US"/>
        </w:rPr>
        <w:t xml:space="preserve">Accordingly, the endurantist negotiates (M) into the qualified monadic principle: </w:t>
      </w:r>
    </w:p>
    <w:p w14:paraId="0DD2BD8F" w14:textId="59028B8F" w:rsidR="00CC7D0D" w:rsidRDefault="00CC7D0D" w:rsidP="00CC7D0D">
      <w:pPr>
        <w:spacing w:line="360" w:lineRule="auto"/>
        <w:ind w:left="1134" w:right="1088" w:hanging="1134"/>
        <w:jc w:val="both"/>
        <w:rPr>
          <w:rFonts w:ascii="Times New Roman" w:eastAsiaTheme="minorEastAsia" w:hAnsi="Times New Roman" w:cs="Times New Roman"/>
          <w:lang w:val="en-US"/>
        </w:rPr>
      </w:pPr>
      <w:r>
        <w:rPr>
          <w:rFonts w:ascii="Times New Roman" w:eastAsiaTheme="minorEastAsia" w:hAnsi="Times New Roman" w:cs="Times New Roman"/>
          <w:lang w:val="en-US"/>
        </w:rPr>
        <w:tab/>
        <w:t>Qualified Monadic properties (QM): Facts about time are irrelevant to essential properties i.e. only essential properties are properly monadic</w:t>
      </w:r>
    </w:p>
    <w:p w14:paraId="6B68DDEF" w14:textId="6FD333C0" w:rsidR="00FF30ED" w:rsidRDefault="009C59DB" w:rsidP="00CC7D0D">
      <w:pPr>
        <w:spacing w:line="360" w:lineRule="auto"/>
        <w:ind w:right="-46" w:firstLine="720"/>
        <w:jc w:val="both"/>
        <w:rPr>
          <w:ins w:id="30" w:author="Gail Leckie" w:date="2025-03-06T10:58:00Z"/>
          <w:rFonts w:ascii="Times New Roman" w:eastAsiaTheme="minorEastAsia" w:hAnsi="Times New Roman" w:cs="Times New Roman"/>
          <w:lang w:val="en-US"/>
        </w:rPr>
      </w:pPr>
      <w:r>
        <w:rPr>
          <w:rFonts w:ascii="Times New Roman" w:eastAsiaTheme="minorEastAsia" w:hAnsi="Times New Roman" w:cs="Times New Roman"/>
          <w:lang w:val="en-US"/>
        </w:rPr>
        <w:t xml:space="preserve">So, the endurantists is not committed to the thesis that there are no </w:t>
      </w:r>
      <w:r w:rsidR="004D1E60">
        <w:rPr>
          <w:rFonts w:ascii="Times New Roman" w:eastAsiaTheme="minorEastAsia" w:hAnsi="Times New Roman" w:cs="Times New Roman"/>
          <w:lang w:val="en-US"/>
        </w:rPr>
        <w:t xml:space="preserve">intrinsic properties </w:t>
      </w:r>
      <w:r w:rsidR="00CC7D0D">
        <w:rPr>
          <w:rFonts w:ascii="Times New Roman" w:eastAsiaTheme="minorEastAsia" w:hAnsi="Times New Roman" w:cs="Times New Roman"/>
          <w:lang w:val="en-US"/>
        </w:rPr>
        <w:t xml:space="preserve">at all </w:t>
      </w:r>
      <w:r w:rsidR="004D1E60">
        <w:rPr>
          <w:rFonts w:ascii="Times New Roman" w:eastAsiaTheme="minorEastAsia" w:hAnsi="Times New Roman" w:cs="Times New Roman"/>
          <w:lang w:val="en-US"/>
        </w:rPr>
        <w:t xml:space="preserve">– only that there are essential properties, of which if changed, an object ceases to persist. </w:t>
      </w:r>
      <w:r w:rsidR="00CC7D0D">
        <w:rPr>
          <w:rFonts w:ascii="Times New Roman" w:eastAsiaTheme="minorEastAsia" w:hAnsi="Times New Roman" w:cs="Times New Roman"/>
          <w:lang w:val="en-US"/>
        </w:rPr>
        <w:t>Taken this way, we need not commit ourselves to the plurality of tensing solutions that Haslanger explores</w:t>
      </w:r>
      <w:r w:rsidR="00F36FF6">
        <w:rPr>
          <w:rStyle w:val="FootnoteReference"/>
          <w:rFonts w:ascii="Times New Roman" w:eastAsiaTheme="minorEastAsia" w:hAnsi="Times New Roman" w:cs="Times New Roman"/>
          <w:lang w:val="en-US"/>
        </w:rPr>
        <w:footnoteReference w:id="11"/>
      </w:r>
      <w:r w:rsidR="00CC7D0D">
        <w:rPr>
          <w:rFonts w:ascii="Times New Roman" w:eastAsiaTheme="minorEastAsia" w:hAnsi="Times New Roman" w:cs="Times New Roman"/>
          <w:lang w:val="en-US"/>
        </w:rPr>
        <w:t>, that might in turn depend on certain metaphysical pictures of time. Since endurantism offers an appealing solution to the puzzle of persistence, we can fully reject the four-dimensionalist assumption, for its costly ontology is not justified by its non-exclusive explanatory benefits.</w:t>
      </w:r>
    </w:p>
    <w:p w14:paraId="1475484D" w14:textId="2B0E97B0" w:rsidR="006375F7" w:rsidRPr="004D1E60" w:rsidRDefault="006375F7" w:rsidP="00CC7D0D">
      <w:pPr>
        <w:spacing w:line="360" w:lineRule="auto"/>
        <w:ind w:right="-46" w:firstLine="720"/>
        <w:jc w:val="both"/>
        <w:rPr>
          <w:rFonts w:ascii="Times New Roman" w:eastAsiaTheme="minorEastAsia" w:hAnsi="Times New Roman" w:cs="Times New Roman"/>
          <w:lang w:val="en-US"/>
        </w:rPr>
      </w:pPr>
      <w:ins w:id="31" w:author="Gail Leckie" w:date="2025-03-06T10:58:00Z">
        <w:r>
          <w:rPr>
            <w:rFonts w:ascii="Times New Roman" w:eastAsiaTheme="minorEastAsia" w:hAnsi="Times New Roman" w:cs="Times New Roman"/>
            <w:lang w:val="en-US"/>
          </w:rPr>
          <w:t>I think you may have confused “essential” and “intrinsic” here.</w:t>
        </w:r>
      </w:ins>
    </w:p>
    <w:p w14:paraId="596348EF" w14:textId="77777777" w:rsidR="00FF30ED" w:rsidRDefault="00FF30ED" w:rsidP="00177FA3">
      <w:pPr>
        <w:spacing w:line="360" w:lineRule="auto"/>
        <w:ind w:right="-46"/>
        <w:jc w:val="both"/>
        <w:rPr>
          <w:rFonts w:ascii="Times New Roman" w:hAnsi="Times New Roman" w:cs="Times New Roman"/>
          <w:lang w:val="en-US"/>
        </w:rPr>
      </w:pPr>
    </w:p>
    <w:p w14:paraId="697066D0" w14:textId="7A3ADD8B" w:rsidR="00FF30ED" w:rsidRDefault="00FF30ED" w:rsidP="00177FA3">
      <w:pPr>
        <w:spacing w:line="360" w:lineRule="auto"/>
        <w:ind w:right="-46"/>
        <w:jc w:val="both"/>
        <w:rPr>
          <w:rFonts w:ascii="Times New Roman" w:hAnsi="Times New Roman" w:cs="Times New Roman"/>
          <w:lang w:val="en-US"/>
        </w:rPr>
      </w:pPr>
      <w:r>
        <w:rPr>
          <w:rFonts w:ascii="Times New Roman" w:hAnsi="Times New Roman" w:cs="Times New Roman"/>
          <w:b/>
          <w:bCs/>
          <w:sz w:val="28"/>
          <w:szCs w:val="28"/>
          <w:lang w:val="en-US"/>
        </w:rPr>
        <w:t>Conclusion</w:t>
      </w:r>
    </w:p>
    <w:p w14:paraId="2F9F443D" w14:textId="5AAD7EFA" w:rsidR="00FF30ED" w:rsidRDefault="00CC7D0D" w:rsidP="00177FA3">
      <w:pPr>
        <w:spacing w:line="360" w:lineRule="auto"/>
        <w:ind w:right="-46"/>
        <w:jc w:val="both"/>
        <w:rPr>
          <w:rFonts w:ascii="Times New Roman" w:hAnsi="Times New Roman" w:cs="Times New Roman"/>
          <w:lang w:val="en-US"/>
        </w:rPr>
      </w:pPr>
      <w:r>
        <w:rPr>
          <w:rFonts w:ascii="Times New Roman" w:hAnsi="Times New Roman" w:cs="Times New Roman"/>
          <w:lang w:val="en-US"/>
        </w:rPr>
        <w:tab/>
        <w:t>I have suggested that objects do not persist through time in the same way that they extend through space (as space-time four-dimensional worms), but instead endure by being wholly present at different times. The corollary of this is that we have to relativise objects having most properties to different times. But I have suggested that this relativization is not universally needed</w:t>
      </w:r>
      <w:r w:rsidR="00CA32E3">
        <w:rPr>
          <w:rFonts w:ascii="Times New Roman" w:hAnsi="Times New Roman" w:cs="Times New Roman"/>
          <w:lang w:val="en-US"/>
        </w:rPr>
        <w:t xml:space="preserve"> for</w:t>
      </w:r>
      <w:r>
        <w:rPr>
          <w:rFonts w:ascii="Times New Roman" w:hAnsi="Times New Roman" w:cs="Times New Roman"/>
          <w:lang w:val="en-US"/>
        </w:rPr>
        <w:t xml:space="preserve"> essential properties, which I contend the heart of the concern for intrinsic</w:t>
      </w:r>
      <w:r w:rsidR="00CA32E3">
        <w:rPr>
          <w:rFonts w:ascii="Times New Roman" w:hAnsi="Times New Roman" w:cs="Times New Roman"/>
          <w:lang w:val="en-US"/>
        </w:rPr>
        <w:t xml:space="preserve"> properties</w:t>
      </w:r>
      <w:r>
        <w:rPr>
          <w:rFonts w:ascii="Times New Roman" w:hAnsi="Times New Roman" w:cs="Times New Roman"/>
          <w:lang w:val="en-US"/>
        </w:rPr>
        <w:t xml:space="preserve"> lie.</w:t>
      </w:r>
    </w:p>
    <w:p w14:paraId="676F44AB" w14:textId="69DE0AE2" w:rsidR="00FF30ED" w:rsidRDefault="00FF30ED" w:rsidP="00177FA3">
      <w:pPr>
        <w:spacing w:line="360" w:lineRule="auto"/>
        <w:ind w:right="-46"/>
        <w:jc w:val="both"/>
        <w:rPr>
          <w:ins w:id="32" w:author="Gail Leckie" w:date="2025-03-06T10:58:00Z"/>
          <w:rFonts w:ascii="Times New Roman" w:hAnsi="Times New Roman" w:cs="Times New Roman"/>
          <w:lang w:val="en-US"/>
        </w:rPr>
      </w:pPr>
    </w:p>
    <w:p w14:paraId="0654790A" w14:textId="19DF2A72" w:rsidR="006375F7" w:rsidRDefault="006375F7" w:rsidP="00177FA3">
      <w:pPr>
        <w:spacing w:line="360" w:lineRule="auto"/>
        <w:ind w:right="-46"/>
        <w:jc w:val="both"/>
        <w:rPr>
          <w:ins w:id="33" w:author="Gail Leckie" w:date="2025-03-06T10:58:00Z"/>
          <w:rFonts w:ascii="Times New Roman" w:hAnsi="Times New Roman" w:cs="Times New Roman"/>
          <w:lang w:val="en-US"/>
        </w:rPr>
      </w:pPr>
      <w:ins w:id="34" w:author="Gail Leckie" w:date="2025-03-06T10:58:00Z">
        <w:r>
          <w:rPr>
            <w:rFonts w:ascii="Times New Roman" w:hAnsi="Times New Roman" w:cs="Times New Roman"/>
            <w:lang w:val="en-US"/>
          </w:rPr>
          <w:t>Just watch some words used in surprising ways: atom, intrinsic.</w:t>
        </w:r>
      </w:ins>
    </w:p>
    <w:p w14:paraId="216C177B" w14:textId="4214DECB" w:rsidR="006375F7" w:rsidRDefault="006375F7" w:rsidP="00177FA3">
      <w:pPr>
        <w:spacing w:line="360" w:lineRule="auto"/>
        <w:ind w:right="-46"/>
        <w:jc w:val="both"/>
        <w:rPr>
          <w:rFonts w:ascii="Times New Roman" w:hAnsi="Times New Roman" w:cs="Times New Roman"/>
          <w:lang w:val="en-US"/>
        </w:rPr>
      </w:pPr>
      <w:ins w:id="35" w:author="Gail Leckie" w:date="2025-03-06T10:58:00Z">
        <w:r>
          <w:rPr>
            <w:rFonts w:ascii="Times New Roman" w:hAnsi="Times New Roman" w:cs="Times New Roman"/>
            <w:lang w:val="en-US"/>
          </w:rPr>
          <w:lastRenderedPageBreak/>
          <w:t xml:space="preserve">Have a think about how this </w:t>
        </w:r>
      </w:ins>
      <w:ins w:id="36" w:author="Gail Leckie" w:date="2025-03-06T10:59:00Z">
        <w:r>
          <w:rPr>
            <w:rFonts w:ascii="Times New Roman" w:hAnsi="Times New Roman" w:cs="Times New Roman"/>
            <w:lang w:val="en-US"/>
          </w:rPr>
          <w:t xml:space="preserve">compares to the difference between modal counterparts and </w:t>
        </w:r>
        <w:proofErr w:type="spellStart"/>
        <w:r>
          <w:rPr>
            <w:rFonts w:ascii="Times New Roman" w:hAnsi="Times New Roman" w:cs="Times New Roman"/>
            <w:lang w:val="en-US"/>
          </w:rPr>
          <w:t>transmodal</w:t>
        </w:r>
        <w:proofErr w:type="spellEnd"/>
        <w:r>
          <w:rPr>
            <w:rFonts w:ascii="Times New Roman" w:hAnsi="Times New Roman" w:cs="Times New Roman"/>
            <w:lang w:val="en-US"/>
          </w:rPr>
          <w:t xml:space="preserve"> beings.</w:t>
        </w:r>
      </w:ins>
    </w:p>
    <w:p w14:paraId="45EE6553" w14:textId="7AE3116D" w:rsidR="00FF30ED" w:rsidRDefault="006B4618" w:rsidP="00177FA3">
      <w:pPr>
        <w:spacing w:line="360" w:lineRule="auto"/>
        <w:ind w:right="-46"/>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Bibliography </w:t>
      </w:r>
    </w:p>
    <w:p w14:paraId="364801F4" w14:textId="7B293350" w:rsidR="00F36FF6" w:rsidRPr="00F36FF6" w:rsidRDefault="00F36FF6" w:rsidP="00F36FF6">
      <w:pPr>
        <w:pStyle w:val="FootnoteText"/>
        <w:spacing w:after="240" w:line="360" w:lineRule="auto"/>
        <w:ind w:left="567" w:hanging="567"/>
        <w:jc w:val="both"/>
        <w:rPr>
          <w:rFonts w:ascii="Times New Roman" w:hAnsi="Times New Roman" w:cs="Times New Roman"/>
          <w:sz w:val="24"/>
          <w:szCs w:val="24"/>
        </w:rPr>
      </w:pPr>
      <w:proofErr w:type="spellStart"/>
      <w:r w:rsidRPr="00F36FF6">
        <w:rPr>
          <w:rFonts w:ascii="Times New Roman" w:hAnsi="Times New Roman" w:cs="Times New Roman"/>
          <w:sz w:val="24"/>
          <w:szCs w:val="24"/>
        </w:rPr>
        <w:t>Haslanger</w:t>
      </w:r>
      <w:proofErr w:type="spellEnd"/>
      <w:r w:rsidRPr="00F36FF6">
        <w:rPr>
          <w:rFonts w:ascii="Times New Roman" w:hAnsi="Times New Roman" w:cs="Times New Roman"/>
          <w:sz w:val="24"/>
          <w:szCs w:val="24"/>
        </w:rPr>
        <w:t xml:space="preserve">, S. (2003) ‘Persistence through Time’, in Loux, M.J. &amp; Zimmerman, D.W. (eds.) </w:t>
      </w:r>
      <w:r w:rsidRPr="00F36FF6">
        <w:rPr>
          <w:rFonts w:ascii="Times New Roman" w:hAnsi="Times New Roman" w:cs="Times New Roman"/>
          <w:i/>
          <w:iCs/>
          <w:sz w:val="24"/>
          <w:szCs w:val="24"/>
        </w:rPr>
        <w:t>The Oxford Handbook of Metaphysics</w:t>
      </w:r>
      <w:r w:rsidRPr="00F36FF6">
        <w:rPr>
          <w:rFonts w:ascii="Times New Roman" w:hAnsi="Times New Roman" w:cs="Times New Roman"/>
          <w:sz w:val="24"/>
          <w:szCs w:val="24"/>
        </w:rPr>
        <w:t>. Oxford: Oxford University Press, pp. 314-354.</w:t>
      </w:r>
    </w:p>
    <w:p w14:paraId="60BEECE6" w14:textId="03EDB9E5" w:rsidR="00F36FF6" w:rsidRPr="00F36FF6" w:rsidRDefault="00F36FF6" w:rsidP="00F36FF6">
      <w:pPr>
        <w:pStyle w:val="FootnoteText"/>
        <w:spacing w:after="240" w:line="360" w:lineRule="auto"/>
        <w:ind w:left="567" w:hanging="567"/>
        <w:jc w:val="both"/>
        <w:rPr>
          <w:sz w:val="24"/>
          <w:szCs w:val="24"/>
        </w:rPr>
      </w:pPr>
      <w:r w:rsidRPr="00F36FF6">
        <w:rPr>
          <w:rFonts w:ascii="Times New Roman" w:hAnsi="Times New Roman" w:cs="Times New Roman"/>
          <w:sz w:val="24"/>
          <w:szCs w:val="24"/>
        </w:rPr>
        <w:t xml:space="preserve">Hawthorne, J. (2008) ‘Three </w:t>
      </w:r>
      <w:proofErr w:type="spellStart"/>
      <w:r w:rsidRPr="00F36FF6">
        <w:rPr>
          <w:rFonts w:ascii="Times New Roman" w:hAnsi="Times New Roman" w:cs="Times New Roman"/>
          <w:sz w:val="24"/>
          <w:szCs w:val="24"/>
        </w:rPr>
        <w:t>Dimensionalism</w:t>
      </w:r>
      <w:proofErr w:type="spellEnd"/>
      <w:r w:rsidRPr="00F36FF6">
        <w:rPr>
          <w:rFonts w:ascii="Times New Roman" w:hAnsi="Times New Roman" w:cs="Times New Roman"/>
          <w:sz w:val="24"/>
          <w:szCs w:val="24"/>
        </w:rPr>
        <w:t xml:space="preserve"> vs. Four </w:t>
      </w:r>
      <w:proofErr w:type="spellStart"/>
      <w:r w:rsidRPr="00F36FF6">
        <w:rPr>
          <w:rFonts w:ascii="Times New Roman" w:hAnsi="Times New Roman" w:cs="Times New Roman"/>
          <w:sz w:val="24"/>
          <w:szCs w:val="24"/>
        </w:rPr>
        <w:t>Dimensionalism</w:t>
      </w:r>
      <w:proofErr w:type="spellEnd"/>
      <w:r w:rsidRPr="00F36FF6">
        <w:rPr>
          <w:rFonts w:ascii="Times New Roman" w:hAnsi="Times New Roman" w:cs="Times New Roman"/>
          <w:sz w:val="24"/>
          <w:szCs w:val="24"/>
        </w:rPr>
        <w:t xml:space="preserve">’, in Sider, T., Hawthorne, J. &amp; Zimmerman, D.W. (eds.) </w:t>
      </w:r>
      <w:r w:rsidRPr="00F36FF6">
        <w:rPr>
          <w:rFonts w:ascii="Times New Roman" w:hAnsi="Times New Roman" w:cs="Times New Roman"/>
          <w:i/>
          <w:iCs/>
          <w:sz w:val="24"/>
          <w:szCs w:val="24"/>
        </w:rPr>
        <w:t>Contemporary Debates in Metaphysics</w:t>
      </w:r>
      <w:r w:rsidRPr="00F36FF6">
        <w:rPr>
          <w:rFonts w:ascii="Times New Roman" w:hAnsi="Times New Roman" w:cs="Times New Roman"/>
          <w:sz w:val="24"/>
          <w:szCs w:val="24"/>
        </w:rPr>
        <w:t>. Oxford: Blackwell, pp. 381–409.</w:t>
      </w:r>
    </w:p>
    <w:p w14:paraId="36C1EA98" w14:textId="48518A08" w:rsidR="00F36FF6" w:rsidRPr="00F36FF6" w:rsidRDefault="00F36FF6" w:rsidP="00F36FF6">
      <w:pPr>
        <w:pStyle w:val="FootnoteText"/>
        <w:spacing w:after="240" w:line="360" w:lineRule="auto"/>
        <w:ind w:left="567" w:hanging="567"/>
        <w:jc w:val="both"/>
        <w:rPr>
          <w:rFonts w:ascii="Times New Roman" w:hAnsi="Times New Roman" w:cs="Times New Roman"/>
          <w:sz w:val="24"/>
          <w:szCs w:val="24"/>
          <w:lang w:val="en-US"/>
        </w:rPr>
      </w:pPr>
      <w:r w:rsidRPr="00F36FF6">
        <w:rPr>
          <w:rFonts w:ascii="Times New Roman" w:hAnsi="Times New Roman" w:cs="Times New Roman"/>
          <w:sz w:val="24"/>
          <w:szCs w:val="24"/>
        </w:rPr>
        <w:t xml:space="preserve">Kurtz, R.M. (2006) ‘Introduction to Persistence: What’s the Problem?’, in </w:t>
      </w:r>
      <w:proofErr w:type="spellStart"/>
      <w:r w:rsidRPr="00F36FF6">
        <w:rPr>
          <w:rFonts w:ascii="Times New Roman" w:hAnsi="Times New Roman" w:cs="Times New Roman"/>
          <w:sz w:val="24"/>
          <w:szCs w:val="24"/>
        </w:rPr>
        <w:t>Haslanger</w:t>
      </w:r>
      <w:proofErr w:type="spellEnd"/>
      <w:r w:rsidRPr="00F36FF6">
        <w:rPr>
          <w:rFonts w:ascii="Times New Roman" w:hAnsi="Times New Roman" w:cs="Times New Roman"/>
          <w:sz w:val="24"/>
          <w:szCs w:val="24"/>
        </w:rPr>
        <w:t xml:space="preserve">, S. &amp; Kurtz, R.M. (eds.) </w:t>
      </w:r>
      <w:r w:rsidRPr="00F36FF6">
        <w:rPr>
          <w:rFonts w:ascii="Times New Roman" w:hAnsi="Times New Roman" w:cs="Times New Roman"/>
          <w:i/>
          <w:iCs/>
          <w:sz w:val="24"/>
          <w:szCs w:val="24"/>
        </w:rPr>
        <w:t>Persistence: Contemporary Readings</w:t>
      </w:r>
      <w:r w:rsidRPr="00F36FF6">
        <w:rPr>
          <w:rFonts w:ascii="Times New Roman" w:hAnsi="Times New Roman" w:cs="Times New Roman"/>
          <w:sz w:val="24"/>
          <w:szCs w:val="24"/>
        </w:rPr>
        <w:t>. Cambridge, MA: MIT Press, pp. 1–26.</w:t>
      </w:r>
    </w:p>
    <w:p w14:paraId="6EC86A58" w14:textId="5E5133C9" w:rsidR="00F36FF6" w:rsidRPr="00F36FF6" w:rsidRDefault="00F36FF6" w:rsidP="00F36FF6">
      <w:pPr>
        <w:spacing w:after="240" w:line="360" w:lineRule="auto"/>
        <w:ind w:left="567" w:right="-46" w:hanging="567"/>
        <w:jc w:val="both"/>
        <w:rPr>
          <w:rFonts w:ascii="Times New Roman" w:hAnsi="Times New Roman" w:cs="Times New Roman"/>
        </w:rPr>
      </w:pPr>
      <w:r w:rsidRPr="00F36FF6">
        <w:rPr>
          <w:rFonts w:ascii="Times New Roman" w:hAnsi="Times New Roman" w:cs="Times New Roman"/>
        </w:rPr>
        <w:t xml:space="preserve">Lewis, D. (2006) ‘Selection from </w:t>
      </w:r>
      <w:r w:rsidRPr="00F36FF6">
        <w:rPr>
          <w:rFonts w:ascii="Times New Roman" w:hAnsi="Times New Roman" w:cs="Times New Roman"/>
          <w:i/>
          <w:iCs/>
        </w:rPr>
        <w:t>On the Plurality of Worlds</w:t>
      </w:r>
      <w:r w:rsidRPr="00F36FF6">
        <w:rPr>
          <w:rFonts w:ascii="Times New Roman" w:hAnsi="Times New Roman" w:cs="Times New Roman"/>
        </w:rPr>
        <w:t xml:space="preserve">’, in </w:t>
      </w:r>
      <w:proofErr w:type="spellStart"/>
      <w:r w:rsidRPr="00F36FF6">
        <w:rPr>
          <w:rFonts w:ascii="Times New Roman" w:hAnsi="Times New Roman" w:cs="Times New Roman"/>
        </w:rPr>
        <w:t>Haslanger</w:t>
      </w:r>
      <w:proofErr w:type="spellEnd"/>
      <w:r w:rsidRPr="00F36FF6">
        <w:rPr>
          <w:rFonts w:ascii="Times New Roman" w:hAnsi="Times New Roman" w:cs="Times New Roman"/>
        </w:rPr>
        <w:t xml:space="preserve">, S. &amp; Kurtz, R.M. (eds.) </w:t>
      </w:r>
      <w:r w:rsidRPr="00F36FF6">
        <w:rPr>
          <w:rFonts w:ascii="Times New Roman" w:hAnsi="Times New Roman" w:cs="Times New Roman"/>
          <w:i/>
          <w:iCs/>
        </w:rPr>
        <w:t>Persistence: Contemporary Readings</w:t>
      </w:r>
      <w:r w:rsidRPr="00F36FF6">
        <w:rPr>
          <w:rFonts w:ascii="Times New Roman" w:hAnsi="Times New Roman" w:cs="Times New Roman"/>
        </w:rPr>
        <w:t>. Cambridge, MA: MIT Press, pp. 51–54.</w:t>
      </w:r>
    </w:p>
    <w:p w14:paraId="11B9D848" w14:textId="77777777" w:rsidR="00F36FF6" w:rsidRPr="00F36FF6" w:rsidRDefault="00F36FF6" w:rsidP="00F36FF6">
      <w:pPr>
        <w:pStyle w:val="FootnoteText"/>
        <w:spacing w:after="240" w:line="360" w:lineRule="auto"/>
        <w:ind w:left="567" w:hanging="567"/>
        <w:jc w:val="both"/>
        <w:rPr>
          <w:rFonts w:ascii="Times New Roman" w:hAnsi="Times New Roman" w:cs="Times New Roman"/>
          <w:sz w:val="24"/>
          <w:szCs w:val="24"/>
          <w:lang w:val="en-US"/>
        </w:rPr>
      </w:pPr>
      <w:r w:rsidRPr="00F36FF6">
        <w:rPr>
          <w:rFonts w:ascii="Times New Roman" w:hAnsi="Times New Roman" w:cs="Times New Roman"/>
          <w:sz w:val="24"/>
          <w:szCs w:val="24"/>
        </w:rPr>
        <w:t>Sider, T. (2006) ‘Four-</w:t>
      </w:r>
      <w:proofErr w:type="spellStart"/>
      <w:r w:rsidRPr="00F36FF6">
        <w:rPr>
          <w:rFonts w:ascii="Times New Roman" w:hAnsi="Times New Roman" w:cs="Times New Roman"/>
          <w:sz w:val="24"/>
          <w:szCs w:val="24"/>
        </w:rPr>
        <w:t>Dimensionalism</w:t>
      </w:r>
      <w:proofErr w:type="spellEnd"/>
      <w:r w:rsidRPr="00F36FF6">
        <w:rPr>
          <w:rFonts w:ascii="Times New Roman" w:hAnsi="Times New Roman" w:cs="Times New Roman"/>
          <w:sz w:val="24"/>
          <w:szCs w:val="24"/>
        </w:rPr>
        <w:t xml:space="preserve">’, in </w:t>
      </w:r>
      <w:proofErr w:type="spellStart"/>
      <w:r w:rsidRPr="00F36FF6">
        <w:rPr>
          <w:rFonts w:ascii="Times New Roman" w:hAnsi="Times New Roman" w:cs="Times New Roman"/>
          <w:sz w:val="24"/>
          <w:szCs w:val="24"/>
        </w:rPr>
        <w:t>Haslanger</w:t>
      </w:r>
      <w:proofErr w:type="spellEnd"/>
      <w:r w:rsidRPr="00F36FF6">
        <w:rPr>
          <w:rFonts w:ascii="Times New Roman" w:hAnsi="Times New Roman" w:cs="Times New Roman"/>
          <w:sz w:val="24"/>
          <w:szCs w:val="24"/>
        </w:rPr>
        <w:t xml:space="preserve">, S. &amp; Kurtz, R.M. (eds.) </w:t>
      </w:r>
      <w:r w:rsidRPr="00F36FF6">
        <w:rPr>
          <w:rFonts w:ascii="Times New Roman" w:hAnsi="Times New Roman" w:cs="Times New Roman"/>
          <w:i/>
          <w:iCs/>
          <w:sz w:val="24"/>
          <w:szCs w:val="24"/>
        </w:rPr>
        <w:t>Persistence: Contemporary Readings</w:t>
      </w:r>
      <w:r w:rsidRPr="00F36FF6">
        <w:rPr>
          <w:rFonts w:ascii="Times New Roman" w:hAnsi="Times New Roman" w:cs="Times New Roman"/>
          <w:sz w:val="24"/>
          <w:szCs w:val="24"/>
        </w:rPr>
        <w:t>. Cambridge, MA: MIT Press, pp. 55–87.</w:t>
      </w:r>
    </w:p>
    <w:p w14:paraId="0B31D4B5" w14:textId="51ABC529" w:rsidR="00F36FF6" w:rsidRDefault="000C604A" w:rsidP="00177FA3">
      <w:pPr>
        <w:spacing w:line="360" w:lineRule="auto"/>
        <w:ind w:right="-46"/>
        <w:jc w:val="both"/>
        <w:rPr>
          <w:rFonts w:ascii="Times New Roman" w:hAnsi="Times New Roman" w:cs="Times New Roman"/>
          <w:lang w:val="en-US"/>
        </w:rPr>
      </w:pPr>
      <w:r>
        <w:rPr>
          <w:rFonts w:ascii="Times New Roman" w:hAnsi="Times New Roman" w:cs="Times New Roman"/>
          <w:lang w:val="en-US"/>
        </w:rPr>
        <w:t>Tutorial Comments</w:t>
      </w:r>
    </w:p>
    <w:p w14:paraId="4A69C20A" w14:textId="467EEF40" w:rsidR="000C604A" w:rsidRDefault="000C604A" w:rsidP="000C604A">
      <w:pPr>
        <w:pStyle w:val="ListParagraph"/>
        <w:numPr>
          <w:ilvl w:val="0"/>
          <w:numId w:val="1"/>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Lewis: paradigmatic example of intrinsic property </w:t>
      </w:r>
      <w:r w:rsidRPr="000C604A">
        <w:rPr>
          <w:rFonts w:ascii="Times New Roman" w:hAnsi="Times New Roman" w:cs="Times New Roman"/>
          <w:lang w:val="en-US"/>
        </w:rPr>
        <w:sym w:font="Wingdings" w:char="F0E0"/>
      </w:r>
      <w:r>
        <w:rPr>
          <w:rFonts w:ascii="Times New Roman" w:hAnsi="Times New Roman" w:cs="Times New Roman"/>
          <w:lang w:val="en-US"/>
        </w:rPr>
        <w:t xml:space="preserve"> being bent </w:t>
      </w:r>
      <w:r w:rsidRPr="000C604A">
        <w:rPr>
          <w:rFonts w:ascii="Times New Roman" w:hAnsi="Times New Roman" w:cs="Times New Roman"/>
          <w:lang w:val="en-US"/>
        </w:rPr>
        <w:sym w:font="Wingdings" w:char="F0E0"/>
      </w:r>
      <w:r>
        <w:rPr>
          <w:rFonts w:ascii="Times New Roman" w:hAnsi="Times New Roman" w:cs="Times New Roman"/>
          <w:lang w:val="en-US"/>
        </w:rPr>
        <w:t xml:space="preserve"> depends on object itself </w:t>
      </w:r>
      <w:r w:rsidRPr="000C604A">
        <w:rPr>
          <w:rFonts w:ascii="Times New Roman" w:hAnsi="Times New Roman" w:cs="Times New Roman"/>
          <w:lang w:val="en-US"/>
        </w:rPr>
        <w:sym w:font="Wingdings" w:char="F0E0"/>
      </w:r>
      <w:r>
        <w:rPr>
          <w:rFonts w:ascii="Times New Roman" w:hAnsi="Times New Roman" w:cs="Times New Roman"/>
          <w:lang w:val="en-US"/>
        </w:rPr>
        <w:t xml:space="preserve"> could it have that property if it was the only object in a lonely world </w:t>
      </w:r>
    </w:p>
    <w:p w14:paraId="50570C5C" w14:textId="24694650" w:rsidR="000C604A" w:rsidRDefault="000C604A" w:rsidP="000C604A">
      <w:pPr>
        <w:pStyle w:val="ListParagraph"/>
        <w:numPr>
          <w:ilvl w:val="1"/>
          <w:numId w:val="1"/>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The lonely world thing does not entail monadic properties so maybe </w:t>
      </w:r>
      <w:proofErr w:type="spellStart"/>
      <w:r>
        <w:rPr>
          <w:rFonts w:ascii="Times New Roman" w:hAnsi="Times New Roman" w:cs="Times New Roman"/>
          <w:lang w:val="en-US"/>
        </w:rPr>
        <w:t>its</w:t>
      </w:r>
      <w:proofErr w:type="spellEnd"/>
      <w:r>
        <w:rPr>
          <w:rFonts w:ascii="Times New Roman" w:hAnsi="Times New Roman" w:cs="Times New Roman"/>
          <w:lang w:val="en-US"/>
        </w:rPr>
        <w:t xml:space="preserve"> not the best characterisation </w:t>
      </w:r>
    </w:p>
    <w:p w14:paraId="2A2AE03C" w14:textId="549CFD9A" w:rsidR="000C604A" w:rsidRDefault="000C604A" w:rsidP="000C604A">
      <w:pPr>
        <w:pStyle w:val="ListParagraph"/>
        <w:numPr>
          <w:ilvl w:val="0"/>
          <w:numId w:val="1"/>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Lewis wants intrinsic properties </w:t>
      </w:r>
      <w:r w:rsidRPr="000C604A">
        <w:rPr>
          <w:rFonts w:ascii="Times New Roman" w:hAnsi="Times New Roman" w:cs="Times New Roman"/>
          <w:lang w:val="en-US"/>
        </w:rPr>
        <w:sym w:font="Wingdings" w:char="F0E0"/>
      </w:r>
      <w:r>
        <w:rPr>
          <w:rFonts w:ascii="Times New Roman" w:hAnsi="Times New Roman" w:cs="Times New Roman"/>
          <w:lang w:val="en-US"/>
        </w:rPr>
        <w:t xml:space="preserve"> but are there any such intrinsic properties? Being bent could depend on the environment </w:t>
      </w:r>
      <w:r w:rsidRPr="000C604A">
        <w:rPr>
          <w:rFonts w:ascii="Times New Roman" w:hAnsi="Times New Roman" w:cs="Times New Roman"/>
          <w:lang w:val="en-US"/>
        </w:rPr>
        <w:sym w:font="Wingdings" w:char="F0E0"/>
      </w:r>
      <w:r>
        <w:rPr>
          <w:rFonts w:ascii="Times New Roman" w:hAnsi="Times New Roman" w:cs="Times New Roman"/>
          <w:lang w:val="en-US"/>
        </w:rPr>
        <w:t xml:space="preserve"> being able to have a property </w:t>
      </w:r>
      <w:r w:rsidR="00D40263">
        <w:rPr>
          <w:rFonts w:ascii="Times New Roman" w:hAnsi="Times New Roman" w:cs="Times New Roman"/>
          <w:lang w:val="en-US"/>
        </w:rPr>
        <w:t xml:space="preserve">is dependent on things external to the object </w:t>
      </w:r>
    </w:p>
    <w:p w14:paraId="482A9A99" w14:textId="556BE749" w:rsidR="000C604A" w:rsidRDefault="000C604A" w:rsidP="000C604A">
      <w:pPr>
        <w:pStyle w:val="ListParagraph"/>
        <w:numPr>
          <w:ilvl w:val="1"/>
          <w:numId w:val="1"/>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Motivated by metaphysical picture of having objects and properties </w:t>
      </w:r>
      <w:r w:rsidRPr="000C604A">
        <w:rPr>
          <w:rFonts w:ascii="Times New Roman" w:hAnsi="Times New Roman" w:cs="Times New Roman"/>
          <w:lang w:val="en-US"/>
        </w:rPr>
        <w:sym w:font="Wingdings" w:char="F0E0"/>
      </w:r>
      <w:r>
        <w:rPr>
          <w:rFonts w:ascii="Times New Roman" w:hAnsi="Times New Roman" w:cs="Times New Roman"/>
          <w:lang w:val="en-US"/>
        </w:rPr>
        <w:t xml:space="preserve"> but this is quite weak</w:t>
      </w:r>
    </w:p>
    <w:p w14:paraId="4D0C2DA8" w14:textId="5E995147" w:rsidR="00D40263" w:rsidRDefault="00D40263" w:rsidP="000C604A">
      <w:pPr>
        <w:pStyle w:val="ListParagraph"/>
        <w:numPr>
          <w:ilvl w:val="1"/>
          <w:numId w:val="1"/>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But truth is clearly not monadic either </w:t>
      </w:r>
      <w:r w:rsidRPr="00D40263">
        <w:rPr>
          <w:rFonts w:ascii="Times New Roman" w:hAnsi="Times New Roman" w:cs="Times New Roman"/>
          <w:lang w:val="en-US"/>
        </w:rPr>
        <w:sym w:font="Wingdings" w:char="F0E0"/>
      </w:r>
      <w:r>
        <w:rPr>
          <w:rFonts w:ascii="Times New Roman" w:hAnsi="Times New Roman" w:cs="Times New Roman"/>
          <w:lang w:val="en-US"/>
        </w:rPr>
        <w:t xml:space="preserve"> is it not worse that truth is not monadic </w:t>
      </w:r>
      <w:r w:rsidRPr="00D40263">
        <w:rPr>
          <w:rFonts w:ascii="Times New Roman" w:hAnsi="Times New Roman" w:cs="Times New Roman"/>
          <w:lang w:val="en-US"/>
        </w:rPr>
        <w:sym w:font="Wingdings" w:char="F0E0"/>
      </w:r>
      <w:r>
        <w:rPr>
          <w:rFonts w:ascii="Times New Roman" w:hAnsi="Times New Roman" w:cs="Times New Roman"/>
          <w:lang w:val="en-US"/>
        </w:rPr>
        <w:t xml:space="preserve"> but Lewis has truth at a world </w:t>
      </w:r>
    </w:p>
    <w:p w14:paraId="66A540DA" w14:textId="4C90A2ED" w:rsidR="00D40263" w:rsidRDefault="00D40263" w:rsidP="00D40263">
      <w:pPr>
        <w:pStyle w:val="ListParagraph"/>
        <w:numPr>
          <w:ilvl w:val="0"/>
          <w:numId w:val="1"/>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What the theory of four-dimensionalism is </w:t>
      </w:r>
    </w:p>
    <w:p w14:paraId="6E7D0F8D" w14:textId="56B5D625" w:rsidR="00D40263" w:rsidRDefault="00D40263" w:rsidP="00D40263">
      <w:pPr>
        <w:pStyle w:val="ListParagraph"/>
        <w:numPr>
          <w:ilvl w:val="1"/>
          <w:numId w:val="1"/>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Not merely that there are four-dimensions </w:t>
      </w:r>
      <w:r w:rsidRPr="00D40263">
        <w:rPr>
          <w:rFonts w:ascii="Times New Roman" w:hAnsi="Times New Roman" w:cs="Times New Roman"/>
          <w:lang w:val="en-US"/>
        </w:rPr>
        <w:sym w:font="Wingdings" w:char="F0E0"/>
      </w:r>
      <w:r>
        <w:rPr>
          <w:rFonts w:ascii="Times New Roman" w:hAnsi="Times New Roman" w:cs="Times New Roman"/>
          <w:lang w:val="en-US"/>
        </w:rPr>
        <w:t xml:space="preserve"> the view that there are temporal parts or stages and that they are the fundamental parts of the universe </w:t>
      </w:r>
    </w:p>
    <w:p w14:paraId="2B9B1AE8" w14:textId="78BE4F9D" w:rsidR="00D40263" w:rsidRDefault="00B26768" w:rsidP="00B26768">
      <w:pPr>
        <w:pStyle w:val="ListParagraph"/>
        <w:numPr>
          <w:ilvl w:val="0"/>
          <w:numId w:val="1"/>
        </w:numPr>
        <w:spacing w:line="360" w:lineRule="auto"/>
        <w:ind w:right="-46"/>
        <w:jc w:val="both"/>
        <w:rPr>
          <w:rFonts w:ascii="Times New Roman" w:hAnsi="Times New Roman" w:cs="Times New Roman"/>
          <w:lang w:val="en-US"/>
        </w:rPr>
      </w:pPr>
      <w:r>
        <w:rPr>
          <w:rFonts w:ascii="Times New Roman" w:hAnsi="Times New Roman" w:cs="Times New Roman"/>
          <w:lang w:val="en-US"/>
        </w:rPr>
        <w:lastRenderedPageBreak/>
        <w:t>Difference between 4d and 3d: whether it is the worm having the property or the stage having the property while the endurantist thinks it’s just the object by itself</w:t>
      </w:r>
    </w:p>
    <w:p w14:paraId="396624BB" w14:textId="5CB07F11" w:rsidR="001D2A23" w:rsidRDefault="00197B96" w:rsidP="00B26768">
      <w:pPr>
        <w:pStyle w:val="ListParagraph"/>
        <w:numPr>
          <w:ilvl w:val="0"/>
          <w:numId w:val="1"/>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Can only count general names </w:t>
      </w:r>
      <w:r w:rsidRPr="00197B96">
        <w:rPr>
          <w:rFonts w:ascii="Times New Roman" w:hAnsi="Times New Roman" w:cs="Times New Roman"/>
          <w:lang w:val="en-US"/>
        </w:rPr>
        <w:sym w:font="Wingdings" w:char="F0E0"/>
      </w:r>
      <w:r>
        <w:rPr>
          <w:rFonts w:ascii="Times New Roman" w:hAnsi="Times New Roman" w:cs="Times New Roman"/>
          <w:lang w:val="en-US"/>
        </w:rPr>
        <w:t xml:space="preserve"> objection against </w:t>
      </w:r>
      <w:proofErr w:type="spellStart"/>
      <w:r>
        <w:rPr>
          <w:rFonts w:ascii="Times New Roman" w:hAnsi="Times New Roman" w:cs="Times New Roman"/>
          <w:lang w:val="en-US"/>
        </w:rPr>
        <w:t>exdurantism</w:t>
      </w:r>
      <w:proofErr w:type="spellEnd"/>
      <w:r>
        <w:rPr>
          <w:rFonts w:ascii="Times New Roman" w:hAnsi="Times New Roman" w:cs="Times New Roman"/>
          <w:lang w:val="en-US"/>
        </w:rPr>
        <w:t xml:space="preserve"> </w:t>
      </w:r>
      <w:r w:rsidRPr="00197B96">
        <w:rPr>
          <w:rFonts w:ascii="Times New Roman" w:hAnsi="Times New Roman" w:cs="Times New Roman"/>
          <w:lang w:val="en-US"/>
        </w:rPr>
        <w:sym w:font="Wingdings" w:char="F0E0"/>
      </w:r>
      <w:r>
        <w:rPr>
          <w:rFonts w:ascii="Times New Roman" w:hAnsi="Times New Roman" w:cs="Times New Roman"/>
          <w:lang w:val="en-US"/>
        </w:rPr>
        <w:t xml:space="preserve"> use proper name </w:t>
      </w:r>
    </w:p>
    <w:p w14:paraId="2BC83390" w14:textId="77777777" w:rsidR="00197B96" w:rsidRDefault="00197B96" w:rsidP="00197B96">
      <w:pPr>
        <w:pStyle w:val="ListParagraph"/>
        <w:numPr>
          <w:ilvl w:val="0"/>
          <w:numId w:val="1"/>
        </w:num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The perdurantism counting problem </w:t>
      </w:r>
      <w:r w:rsidRPr="00197B96">
        <w:rPr>
          <w:rFonts w:ascii="Times New Roman" w:hAnsi="Times New Roman" w:cs="Times New Roman"/>
          <w:lang w:val="en-US"/>
        </w:rPr>
        <w:sym w:font="Wingdings" w:char="F0E0"/>
      </w:r>
      <w:r>
        <w:rPr>
          <w:rFonts w:ascii="Times New Roman" w:hAnsi="Times New Roman" w:cs="Times New Roman"/>
          <w:lang w:val="en-US"/>
        </w:rPr>
        <w:t xml:space="preserve"> maybe not less than 1 but exactly 1 Matthew partially </w:t>
      </w:r>
    </w:p>
    <w:p w14:paraId="117E8955" w14:textId="2A0DA9C1" w:rsidR="00197B96" w:rsidRPr="00197B96" w:rsidRDefault="00197B96" w:rsidP="00197B96">
      <w:pPr>
        <w:spacing w:line="360" w:lineRule="auto"/>
        <w:ind w:right="-46"/>
        <w:jc w:val="both"/>
        <w:rPr>
          <w:rFonts w:ascii="Times New Roman" w:hAnsi="Times New Roman" w:cs="Times New Roman"/>
          <w:lang w:val="en-US"/>
        </w:rPr>
      </w:pPr>
    </w:p>
    <w:sectPr w:rsidR="00197B96" w:rsidRPr="00197B9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il Leckie" w:date="2025-03-06T09:57:00Z" w:initials="GL">
    <w:p w14:paraId="6D631832" w14:textId="77777777" w:rsidR="00492423" w:rsidRDefault="00E45D66">
      <w:pPr>
        <w:pStyle w:val="CommentText"/>
      </w:pPr>
      <w:r>
        <w:rPr>
          <w:rStyle w:val="CommentReference"/>
        </w:rPr>
        <w:annotationRef/>
      </w:r>
      <w:r w:rsidR="00492423">
        <w:t>This doesn’t sound quite right.  A temporal entity can itself have a property after all.  A week is long, 11pm is late.</w:t>
      </w:r>
    </w:p>
    <w:p w14:paraId="6EDAD07F" w14:textId="77777777" w:rsidR="00492423" w:rsidRDefault="00492423">
      <w:pPr>
        <w:pStyle w:val="CommentText"/>
      </w:pPr>
    </w:p>
    <w:p w14:paraId="7421F34C" w14:textId="71046891" w:rsidR="00492423" w:rsidRDefault="00E45D66">
      <w:pPr>
        <w:pStyle w:val="CommentText"/>
      </w:pPr>
      <w:r>
        <w:t xml:space="preserve">Monadic just means one place.  The idea is only that </w:t>
      </w:r>
      <w:r w:rsidR="00492423">
        <w:t>having a property something that is had by an entity, rather than a two place relation between an entity and a time.</w:t>
      </w:r>
    </w:p>
    <w:p w14:paraId="1B538F24" w14:textId="6FA71E49" w:rsidR="00492423" w:rsidRDefault="00492423">
      <w:pPr>
        <w:pStyle w:val="CommentText"/>
      </w:pPr>
    </w:p>
    <w:p w14:paraId="58849405" w14:textId="2404DE0A" w:rsidR="00492423" w:rsidRDefault="00492423">
      <w:pPr>
        <w:pStyle w:val="CommentText"/>
      </w:pPr>
      <w:r>
        <w:t>You want (M) to rule out the view that being white is a relation between a time and Booky.  So Booky is timelessly in the relation of whiteness to the time t0 and timelessly not in the relation of whiteness to the time t1.</w:t>
      </w:r>
    </w:p>
    <w:p w14:paraId="1A7E8547" w14:textId="77777777" w:rsidR="00492423" w:rsidRDefault="00492423">
      <w:pPr>
        <w:pStyle w:val="CommentText"/>
      </w:pPr>
    </w:p>
    <w:p w14:paraId="7BC86E1B" w14:textId="77777777" w:rsidR="0092022E" w:rsidRDefault="002B3474" w:rsidP="00A85135">
      <w:pPr>
        <w:pStyle w:val="CommentText"/>
      </w:pPr>
      <w:r>
        <w:t xml:space="preserve">M shouldn’t rule out a different view that whiteness is a monadic property of Booky but </w:t>
      </w:r>
      <w:r w:rsidR="0092022E">
        <w:t xml:space="preserve">that truth itself is relative to time.  </w:t>
      </w:r>
    </w:p>
    <w:p w14:paraId="32A0EA04" w14:textId="72AA2235" w:rsidR="0092022E" w:rsidRDefault="0092022E" w:rsidP="00A85135">
      <w:pPr>
        <w:pStyle w:val="CommentText"/>
      </w:pPr>
      <w:r>
        <w:t>Ie Past(Booky is white) and present(Booky is not-white)?</w:t>
      </w:r>
    </w:p>
    <w:p w14:paraId="0F60E225" w14:textId="77777777" w:rsidR="0092022E" w:rsidRDefault="0092022E">
      <w:pPr>
        <w:pStyle w:val="CommentText"/>
      </w:pPr>
      <w:r>
        <w:t>Perhaps you do want to rule that view out but M shouldn’t do it I think</w:t>
      </w:r>
      <w:r w:rsidR="002B3474">
        <w:t>.</w:t>
      </w:r>
      <w:r w:rsidR="00A85135">
        <w:t xml:space="preserve">  </w:t>
      </w:r>
    </w:p>
    <w:p w14:paraId="6156F9DB" w14:textId="77777777" w:rsidR="0092022E" w:rsidRDefault="0092022E">
      <w:pPr>
        <w:pStyle w:val="CommentText"/>
      </w:pPr>
    </w:p>
    <w:p w14:paraId="3E78FB9E" w14:textId="77777777" w:rsidR="0092022E" w:rsidRDefault="0092022E">
      <w:pPr>
        <w:pStyle w:val="CommentText"/>
      </w:pPr>
      <w:r>
        <w:t>Maybe you want another claim to rule that out</w:t>
      </w:r>
    </w:p>
    <w:p w14:paraId="476202B8" w14:textId="77777777" w:rsidR="00CB5CC6" w:rsidRDefault="0092022E">
      <w:pPr>
        <w:pStyle w:val="CommentText"/>
      </w:pPr>
      <w:r>
        <w:t xml:space="preserve">(T) that there’s some monadic notion of truth and falsehood had by [Booky is white].  </w:t>
      </w:r>
    </w:p>
    <w:p w14:paraId="5E5198FC" w14:textId="77777777" w:rsidR="00CB5CC6" w:rsidRDefault="00CB5CC6">
      <w:pPr>
        <w:pStyle w:val="CommentText"/>
      </w:pPr>
    </w:p>
    <w:p w14:paraId="7481D08D" w14:textId="5DE4FB75" w:rsidR="00492423" w:rsidRDefault="00CB5CC6">
      <w:pPr>
        <w:pStyle w:val="CommentText"/>
      </w:pPr>
      <w:r>
        <w:t xml:space="preserve">NB </w:t>
      </w:r>
      <w:r w:rsidR="0092022E">
        <w:t xml:space="preserve">modal realism without counterpart theory would deny that claim [Booky is white] is true simpliciter.  </w:t>
      </w:r>
      <w:r>
        <w:t>Modal realism with counterpart theory would deny [The largest book is white] is true or false simpliciter</w:t>
      </w:r>
    </w:p>
  </w:comment>
  <w:comment w:id="9" w:author="Gail Leckie" w:date="2025-03-06T10:23:00Z" w:initials="GL">
    <w:p w14:paraId="6E538F0E" w14:textId="77777777" w:rsidR="00CB5CC6" w:rsidRDefault="00CB5CC6">
      <w:pPr>
        <w:pStyle w:val="CommentText"/>
      </w:pPr>
      <w:r>
        <w:rPr>
          <w:rStyle w:val="CommentReference"/>
        </w:rPr>
        <w:annotationRef/>
      </w:r>
      <w:r>
        <w:t xml:space="preserve">How are you classifying a stage view that </w:t>
      </w:r>
      <w:r>
        <w:t>Booky perdures because there are stages linked by a counterpart relation? (Much as you might have gone to Harvard on Lewis’ view because your counterpart in a nearby world does go to Harvard.)</w:t>
      </w:r>
    </w:p>
    <w:p w14:paraId="4BFD5E09" w14:textId="77777777" w:rsidR="009C5A7A" w:rsidRDefault="009C5A7A">
      <w:pPr>
        <w:pStyle w:val="CommentText"/>
      </w:pPr>
    </w:p>
    <w:p w14:paraId="523680D6" w14:textId="136EE2EA" w:rsidR="009C5A7A" w:rsidRDefault="009C5A7A">
      <w:pPr>
        <w:pStyle w:val="CommentText"/>
      </w:pPr>
      <w:r>
        <w:t>if this view isn’t a 4D view, you’ll have to deny that it’s a perdurantist view.  You can do that if you like but then the entailment looks a bit trivial</w:t>
      </w:r>
    </w:p>
  </w:comment>
  <w:comment w:id="11" w:author="Gail Leckie" w:date="2025-03-06T10:30:00Z" w:initials="GL">
    <w:p w14:paraId="24E90686" w14:textId="17565CB9" w:rsidR="00126BDF" w:rsidRDefault="00126BDF">
      <w:pPr>
        <w:pStyle w:val="CommentText"/>
      </w:pPr>
      <w:r>
        <w:rPr>
          <w:rStyle w:val="CommentReference"/>
        </w:rPr>
        <w:annotationRef/>
      </w:r>
      <w:r>
        <w:t>well doesn’t that the 4D worm of which a man is part have modal counterparts on Lewis’ view which occupy less temporal space?</w:t>
      </w:r>
    </w:p>
  </w:comment>
  <w:comment w:id="12" w:author="Gail Leckie" w:date="2025-03-06T10:32:00Z" w:initials="GL">
    <w:p w14:paraId="672FF082" w14:textId="52E3115A" w:rsidR="00126BDF" w:rsidRDefault="00126BDF">
      <w:pPr>
        <w:pStyle w:val="CommentText"/>
      </w:pPr>
      <w:r>
        <w:rPr>
          <w:rStyle w:val="CommentReference"/>
        </w:rPr>
        <w:annotationRef/>
      </w:r>
      <w:r>
        <w:t>A bit like the Humphrey objection that counterpart theory isn’t really capturing the contingency de re?</w:t>
      </w:r>
    </w:p>
  </w:comment>
  <w:comment w:id="13" w:author="Gail Leckie" w:date="2025-03-06T10:36:00Z" w:initials="GL">
    <w:p w14:paraId="7342BF1E" w14:textId="380B278B" w:rsidR="00126BDF" w:rsidRDefault="00126BDF">
      <w:pPr>
        <w:pStyle w:val="CommentText"/>
      </w:pPr>
      <w:r>
        <w:rPr>
          <w:rStyle w:val="CommentReference"/>
        </w:rPr>
        <w:annotationRef/>
      </w:r>
      <w:r>
        <w:t>But that isn’t what the 4Dis is saying</w:t>
      </w:r>
      <w:r w:rsidR="00414B4D">
        <w:t xml:space="preserve"> about books is it?  They aren’t identical to the molecules that they are made of at a single time any more than a human is identical to the molecules that make it at a single time.</w:t>
      </w:r>
    </w:p>
  </w:comment>
  <w:comment w:id="15" w:author="Gail Leckie" w:date="2025-03-06T10:37:00Z" w:initials="GL">
    <w:p w14:paraId="13FB1281" w14:textId="77777777" w:rsidR="00126BDF" w:rsidRDefault="00126BDF">
      <w:pPr>
        <w:pStyle w:val="CommentText"/>
      </w:pPr>
      <w:r>
        <w:rPr>
          <w:rStyle w:val="CommentReference"/>
        </w:rPr>
        <w:annotationRef/>
      </w:r>
      <w:r>
        <w:t xml:space="preserve">Inwagen doesn’t think of oxygen atoms in the chemist’s sense as atoms.  He is using the </w:t>
      </w:r>
      <w:r w:rsidR="00414B4D">
        <w:t xml:space="preserve">word in its original sense as </w:t>
      </w:r>
      <w:r>
        <w:t>the genuinely indivisible things</w:t>
      </w:r>
      <w:r w:rsidR="00414B4D">
        <w:t xml:space="preserve">.  So maybe strings or quarks would be the genuine atoms.  </w:t>
      </w:r>
    </w:p>
    <w:p w14:paraId="3393EB8B" w14:textId="77777777" w:rsidR="00414B4D" w:rsidRDefault="00414B4D">
      <w:pPr>
        <w:pStyle w:val="CommentText"/>
      </w:pPr>
    </w:p>
    <w:p w14:paraId="66A0F3F9" w14:textId="29FFC20D" w:rsidR="00414B4D" w:rsidRDefault="00414B4D">
      <w:pPr>
        <w:pStyle w:val="CommentText"/>
      </w:pPr>
      <w:r>
        <w:t xml:space="preserve">Of course it is an empirical claim that the world is not gunky </w:t>
      </w:r>
      <w:r>
        <w:t>ie infinitely divisible.</w:t>
      </w:r>
    </w:p>
  </w:comment>
  <w:comment w:id="16" w:author="Gail Leckie" w:date="2025-03-06T10:40:00Z" w:initials="GL">
    <w:p w14:paraId="53C422E5" w14:textId="127DE445" w:rsidR="00414B4D" w:rsidRDefault="00414B4D">
      <w:pPr>
        <w:pStyle w:val="CommentText"/>
      </w:pPr>
      <w:r>
        <w:rPr>
          <w:rStyle w:val="CommentReference"/>
        </w:rPr>
        <w:annotationRef/>
      </w:r>
      <w:r>
        <w:t>Inwagen doesn’t think tables are objects.  They are just atoms (in the true sense) arranged table wise.</w:t>
      </w:r>
    </w:p>
  </w:comment>
  <w:comment w:id="17" w:author="Gail Leckie" w:date="2025-03-06T10:42:00Z" w:initials="GL">
    <w:p w14:paraId="1EF8CA6D" w14:textId="32F124AE" w:rsidR="00414B4D" w:rsidRDefault="00414B4D">
      <w:pPr>
        <w:pStyle w:val="CommentText"/>
      </w:pPr>
      <w:r>
        <w:rPr>
          <w:rStyle w:val="CommentReference"/>
        </w:rPr>
        <w:annotationRef/>
      </w:r>
      <w:r>
        <w:t>Because then we have to give up something else like M or non-contradiction</w:t>
      </w:r>
    </w:p>
  </w:comment>
  <w:comment w:id="20" w:author="Gail Leckie" w:date="2025-03-06T10:43:00Z" w:initials="GL">
    <w:p w14:paraId="3DFA8DE5" w14:textId="133B143A" w:rsidR="00414B4D" w:rsidRDefault="00414B4D">
      <w:pPr>
        <w:pStyle w:val="CommentText"/>
      </w:pPr>
      <w:r>
        <w:rPr>
          <w:rStyle w:val="CommentReference"/>
        </w:rPr>
        <w:annotationRef/>
      </w:r>
      <w:r>
        <w:t xml:space="preserve">Well </w:t>
      </w:r>
      <w:r>
        <w:t xml:space="preserve">yes its common sensical in </w:t>
      </w:r>
      <w:r>
        <w:t>adoptingGC and S but it has to give up something else of course.</w:t>
      </w:r>
    </w:p>
  </w:comment>
  <w:comment w:id="21" w:author="Gail Leckie" w:date="2025-03-06T10:44:00Z" w:initials="GL">
    <w:p w14:paraId="6753B9E2" w14:textId="77777777" w:rsidR="00414B4D" w:rsidRDefault="00414B4D">
      <w:pPr>
        <w:pStyle w:val="CommentText"/>
      </w:pPr>
      <w:r>
        <w:rPr>
          <w:rStyle w:val="CommentReference"/>
        </w:rPr>
        <w:annotationRef/>
      </w:r>
      <w:r>
        <w:t xml:space="preserve">Is </w:t>
      </w:r>
      <w:r>
        <w:t>Booky supposed to be the name of the worm or one of its stages?</w:t>
      </w:r>
    </w:p>
    <w:p w14:paraId="65A3FD2E" w14:textId="77777777" w:rsidR="00414B4D" w:rsidRDefault="00414B4D">
      <w:pPr>
        <w:pStyle w:val="CommentText"/>
      </w:pPr>
    </w:p>
    <w:p w14:paraId="0557F579" w14:textId="368D1666" w:rsidR="00414B4D" w:rsidRDefault="00414B4D">
      <w:pPr>
        <w:pStyle w:val="CommentText"/>
      </w:pPr>
      <w:r>
        <w:t xml:space="preserve">Stege theory says “Booky” picks out a different stage at different times but it is a name for </w:t>
      </w:r>
      <w:r>
        <w:t>a  single stage.</w:t>
      </w:r>
    </w:p>
    <w:p w14:paraId="7618AF68" w14:textId="77777777" w:rsidR="00414B4D" w:rsidRDefault="00414B4D">
      <w:pPr>
        <w:pStyle w:val="CommentText"/>
      </w:pPr>
    </w:p>
    <w:p w14:paraId="08F388D1" w14:textId="77777777" w:rsidR="00414B4D" w:rsidRDefault="00414B4D">
      <w:pPr>
        <w:pStyle w:val="CommentText"/>
      </w:pPr>
      <w:r>
        <w:t>Lewis says “Booky” is the name for a worm.</w:t>
      </w:r>
    </w:p>
    <w:p w14:paraId="4D0E5EBF" w14:textId="77777777" w:rsidR="00414B4D" w:rsidRDefault="00414B4D">
      <w:pPr>
        <w:pStyle w:val="CommentText"/>
      </w:pPr>
    </w:p>
    <w:p w14:paraId="5C83BE6C" w14:textId="610E1AD2" w:rsidR="00414B4D" w:rsidRDefault="00414B4D">
      <w:pPr>
        <w:pStyle w:val="CommentText"/>
      </w:pPr>
      <w:r>
        <w:t>I think it is better if you put the objection as “how many books are there from noon to 1pm”.  Stage theorist has to say infinity aleph 1</w:t>
      </w:r>
      <w:r w:rsidR="002905F0">
        <w:t xml:space="preserve"> unless we cash out the claim as how many book stages that are not counterparts are there from noon to 1 (so we can get the right count with a paraphrase)</w:t>
      </w:r>
      <w:r>
        <w:t>.  Worm theoris</w:t>
      </w:r>
      <w:r w:rsidR="002905F0">
        <w:t>t says that part of the worm is fully present and we count it as we count roads in “how many roads must you cross”, so we can get the right count more naturally.</w:t>
      </w:r>
    </w:p>
  </w:comment>
  <w:comment w:id="23" w:author="Gail Leckie" w:date="2025-03-06T10:50:00Z" w:initials="GL">
    <w:p w14:paraId="7527DEF3" w14:textId="223CA985" w:rsidR="002905F0" w:rsidRDefault="002905F0">
      <w:pPr>
        <w:pStyle w:val="CommentText"/>
      </w:pPr>
      <w:r>
        <w:rPr>
          <w:rStyle w:val="CommentReference"/>
        </w:rPr>
        <w:annotationRef/>
      </w:r>
      <w:r>
        <w:t>The very same object is F related to t1 and not F related to t2.  It is in those relations timelessly.</w:t>
      </w:r>
    </w:p>
  </w:comment>
  <w:comment w:id="24" w:author="Gail Leckie" w:date="2025-03-06T10:52:00Z" w:initials="GL">
    <w:p w14:paraId="0C4024B1" w14:textId="6804DF86" w:rsidR="002905F0" w:rsidRDefault="002905F0">
      <w:pPr>
        <w:pStyle w:val="CommentText"/>
      </w:pPr>
      <w:r>
        <w:rPr>
          <w:rStyle w:val="CommentReference"/>
        </w:rPr>
        <w:annotationRef/>
      </w:r>
      <w:r>
        <w:t>We don’t get that as you implicitly admit once you start using scare quotes.</w:t>
      </w:r>
    </w:p>
  </w:comment>
  <w:comment w:id="25" w:author="Gail Leckie" w:date="2025-03-06T10:53:00Z" w:initials="GL">
    <w:p w14:paraId="1E001556" w14:textId="7FA6A843" w:rsidR="002905F0" w:rsidRDefault="002905F0">
      <w:pPr>
        <w:pStyle w:val="CommentText"/>
      </w:pPr>
      <w:r>
        <w:rPr>
          <w:rStyle w:val="CommentReference"/>
        </w:rPr>
        <w:annotationRef/>
      </w:r>
      <w:r>
        <w:t>Well the person is timelessly in the 150 relation to time t1 and timelessly not in the 150 relation to a different time, t1.  Its just like the fact Tamsin is my sister but not your sister: it isn’t that she changes whether or not she’s a sister.  IT’s just that she always bears that relation to me and not to you.</w:t>
      </w:r>
    </w:p>
  </w:comment>
  <w:comment w:id="27" w:author="Gail Leckie" w:date="2025-03-06T10:56:00Z" w:initials="GL">
    <w:p w14:paraId="7E5FCEE9" w14:textId="77777777" w:rsidR="002905F0" w:rsidRDefault="002905F0">
      <w:pPr>
        <w:pStyle w:val="CommentText"/>
      </w:pPr>
      <w:r>
        <w:rPr>
          <w:rStyle w:val="CommentReference"/>
        </w:rPr>
        <w:annotationRef/>
      </w:r>
      <w:r>
        <w:t xml:space="preserve">But height and colour aren’t essential.  Any property that you can state the puzzle of change for is not essential.  </w:t>
      </w:r>
    </w:p>
    <w:p w14:paraId="3D6C8FE2" w14:textId="77777777" w:rsidR="002905F0" w:rsidRDefault="002905F0">
      <w:pPr>
        <w:pStyle w:val="CommentText"/>
      </w:pPr>
    </w:p>
    <w:p w14:paraId="02C85911" w14:textId="7019C655" w:rsidR="002905F0" w:rsidRDefault="002905F0">
      <w:pPr>
        <w:pStyle w:val="CommentText"/>
      </w:pPr>
      <w:r>
        <w:t>Intrinsic means something different from essential.  We can discuss in tutorial.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1D08D" w15:done="0"/>
  <w15:commentEx w15:paraId="523680D6" w15:done="0"/>
  <w15:commentEx w15:paraId="24E90686" w15:done="0"/>
  <w15:commentEx w15:paraId="672FF082" w15:done="0"/>
  <w15:commentEx w15:paraId="7342BF1E" w15:done="0"/>
  <w15:commentEx w15:paraId="66A0F3F9" w15:done="0"/>
  <w15:commentEx w15:paraId="53C422E5" w15:done="0"/>
  <w15:commentEx w15:paraId="1EF8CA6D" w15:done="0"/>
  <w15:commentEx w15:paraId="3DFA8DE5" w15:done="0"/>
  <w15:commentEx w15:paraId="5C83BE6C" w15:done="0"/>
  <w15:commentEx w15:paraId="7527DEF3" w15:done="0"/>
  <w15:commentEx w15:paraId="0C4024B1" w15:done="0"/>
  <w15:commentEx w15:paraId="1E001556" w15:done="0"/>
  <w15:commentEx w15:paraId="02C859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1D08D" w16cid:durableId="2B73F005"/>
  <w16cid:commentId w16cid:paraId="523680D6" w16cid:durableId="2B73F63E"/>
  <w16cid:commentId w16cid:paraId="24E90686" w16cid:durableId="2B73F7B4"/>
  <w16cid:commentId w16cid:paraId="672FF082" w16cid:durableId="2B73F84F"/>
  <w16cid:commentId w16cid:paraId="7342BF1E" w16cid:durableId="2B73F931"/>
  <w16cid:commentId w16cid:paraId="66A0F3F9" w16cid:durableId="2B73F961"/>
  <w16cid:commentId w16cid:paraId="53C422E5" w16cid:durableId="2B73FA1F"/>
  <w16cid:commentId w16cid:paraId="1EF8CA6D" w16cid:durableId="2B73FA98"/>
  <w16cid:commentId w16cid:paraId="3DFA8DE5" w16cid:durableId="2B73FAEB"/>
  <w16cid:commentId w16cid:paraId="5C83BE6C" w16cid:durableId="2B73FB26"/>
  <w16cid:commentId w16cid:paraId="7527DEF3" w16cid:durableId="2B73FC71"/>
  <w16cid:commentId w16cid:paraId="0C4024B1" w16cid:durableId="2B73FCEE"/>
  <w16cid:commentId w16cid:paraId="1E001556" w16cid:durableId="2B73FD42"/>
  <w16cid:commentId w16cid:paraId="02C85911" w16cid:durableId="2B73FD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BE185" w14:textId="77777777" w:rsidR="00540422" w:rsidRDefault="00540422" w:rsidP="00135D1F">
      <w:r>
        <w:separator/>
      </w:r>
    </w:p>
  </w:endnote>
  <w:endnote w:type="continuationSeparator" w:id="0">
    <w:p w14:paraId="44C6931F" w14:textId="77777777" w:rsidR="00540422" w:rsidRDefault="00540422" w:rsidP="00135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BED2" w14:textId="77777777" w:rsidR="00540422" w:rsidRDefault="00540422" w:rsidP="00135D1F">
      <w:r>
        <w:separator/>
      </w:r>
    </w:p>
  </w:footnote>
  <w:footnote w:type="continuationSeparator" w:id="0">
    <w:p w14:paraId="181C784D" w14:textId="77777777" w:rsidR="00540422" w:rsidRDefault="00540422" w:rsidP="00135D1F">
      <w:r>
        <w:continuationSeparator/>
      </w:r>
    </w:p>
  </w:footnote>
  <w:footnote w:id="1">
    <w:p w14:paraId="768C74AA" w14:textId="2E81E8EC" w:rsidR="00135D1F" w:rsidRPr="00D00332" w:rsidRDefault="00135D1F">
      <w:pPr>
        <w:pStyle w:val="FootnoteText"/>
        <w:rPr>
          <w:rFonts w:ascii="Times New Roman" w:hAnsi="Times New Roman" w:cs="Times New Roman"/>
          <w:lang w:val="en-US"/>
        </w:rPr>
      </w:pPr>
      <w:r w:rsidRPr="00D00332">
        <w:rPr>
          <w:rStyle w:val="FootnoteReference"/>
          <w:rFonts w:ascii="Times New Roman" w:hAnsi="Times New Roman" w:cs="Times New Roman"/>
        </w:rPr>
        <w:footnoteRef/>
      </w:r>
      <w:r w:rsidRPr="00D00332">
        <w:rPr>
          <w:rFonts w:ascii="Times New Roman" w:hAnsi="Times New Roman" w:cs="Times New Roman"/>
        </w:rPr>
        <w:t xml:space="preserve"> </w:t>
      </w:r>
      <w:r w:rsidR="00D00332" w:rsidRPr="00D00332">
        <w:rPr>
          <w:rFonts w:ascii="Times New Roman" w:hAnsi="Times New Roman" w:cs="Times New Roman"/>
        </w:rPr>
        <w:t xml:space="preserve">Kurtz, R.M. (2006) ‘Introduction to Persistence: What’s the Problem?’, in </w:t>
      </w:r>
      <w:proofErr w:type="spellStart"/>
      <w:r w:rsidR="00D00332" w:rsidRPr="00D00332">
        <w:rPr>
          <w:rFonts w:ascii="Times New Roman" w:hAnsi="Times New Roman" w:cs="Times New Roman"/>
        </w:rPr>
        <w:t>Haslanger</w:t>
      </w:r>
      <w:proofErr w:type="spellEnd"/>
      <w:r w:rsidR="00D00332" w:rsidRPr="00D00332">
        <w:rPr>
          <w:rFonts w:ascii="Times New Roman" w:hAnsi="Times New Roman" w:cs="Times New Roman"/>
        </w:rPr>
        <w:t xml:space="preserve">, S. &amp; Kurtz, R.M. (eds.) </w:t>
      </w:r>
      <w:r w:rsidR="00D00332" w:rsidRPr="00D00332">
        <w:rPr>
          <w:rFonts w:ascii="Times New Roman" w:hAnsi="Times New Roman" w:cs="Times New Roman"/>
          <w:i/>
          <w:iCs/>
        </w:rPr>
        <w:t>Persistence: Contemporary Readings</w:t>
      </w:r>
      <w:r w:rsidR="00D00332" w:rsidRPr="00D00332">
        <w:rPr>
          <w:rFonts w:ascii="Times New Roman" w:hAnsi="Times New Roman" w:cs="Times New Roman"/>
        </w:rPr>
        <w:t>. Cambridge, MA: MIT Press, pp. 1–26.</w:t>
      </w:r>
    </w:p>
  </w:footnote>
  <w:footnote w:id="2">
    <w:p w14:paraId="508E4E0F" w14:textId="657DAB4E" w:rsidR="00135D1F" w:rsidRPr="00135D1F" w:rsidRDefault="00135D1F">
      <w:pPr>
        <w:pStyle w:val="FootnoteText"/>
        <w:rPr>
          <w:lang w:val="en-US"/>
        </w:rPr>
      </w:pPr>
      <w:r w:rsidRPr="00D00332">
        <w:rPr>
          <w:rStyle w:val="FootnoteReference"/>
          <w:rFonts w:ascii="Times New Roman" w:hAnsi="Times New Roman" w:cs="Times New Roman"/>
        </w:rPr>
        <w:footnoteRef/>
      </w:r>
      <w:r w:rsidRPr="00D00332">
        <w:rPr>
          <w:rFonts w:ascii="Times New Roman" w:hAnsi="Times New Roman" w:cs="Times New Roman"/>
        </w:rPr>
        <w:t xml:space="preserve"> </w:t>
      </w:r>
      <w:r w:rsidR="00D00332" w:rsidRPr="00D00332">
        <w:rPr>
          <w:rFonts w:ascii="Times New Roman" w:hAnsi="Times New Roman" w:cs="Times New Roman"/>
        </w:rPr>
        <w:t xml:space="preserve">Lewis, D. (2006) ‘Selection from </w:t>
      </w:r>
      <w:r w:rsidR="00D00332" w:rsidRPr="00D00332">
        <w:rPr>
          <w:rFonts w:ascii="Times New Roman" w:hAnsi="Times New Roman" w:cs="Times New Roman"/>
          <w:i/>
          <w:iCs/>
        </w:rPr>
        <w:t>On the Plurality of Worlds</w:t>
      </w:r>
      <w:r w:rsidR="00D00332" w:rsidRPr="00D00332">
        <w:rPr>
          <w:rFonts w:ascii="Times New Roman" w:hAnsi="Times New Roman" w:cs="Times New Roman"/>
        </w:rPr>
        <w:t xml:space="preserve">’, in </w:t>
      </w:r>
      <w:proofErr w:type="spellStart"/>
      <w:r w:rsidR="00D00332" w:rsidRPr="00D00332">
        <w:rPr>
          <w:rFonts w:ascii="Times New Roman" w:hAnsi="Times New Roman" w:cs="Times New Roman"/>
        </w:rPr>
        <w:t>Haslanger</w:t>
      </w:r>
      <w:proofErr w:type="spellEnd"/>
      <w:r w:rsidR="00D00332" w:rsidRPr="00D00332">
        <w:rPr>
          <w:rFonts w:ascii="Times New Roman" w:hAnsi="Times New Roman" w:cs="Times New Roman"/>
        </w:rPr>
        <w:t xml:space="preserve">, S. &amp; Kurtz, R.M. (eds.) </w:t>
      </w:r>
      <w:r w:rsidR="00D00332" w:rsidRPr="00D00332">
        <w:rPr>
          <w:rFonts w:ascii="Times New Roman" w:hAnsi="Times New Roman" w:cs="Times New Roman"/>
          <w:i/>
          <w:iCs/>
        </w:rPr>
        <w:t>Persistence: Contemporary Readings</w:t>
      </w:r>
      <w:r w:rsidR="00D00332" w:rsidRPr="00D00332">
        <w:rPr>
          <w:rFonts w:ascii="Times New Roman" w:hAnsi="Times New Roman" w:cs="Times New Roman"/>
        </w:rPr>
        <w:t>. Cambridge, MA: MIT Press, pp. 51–54.</w:t>
      </w:r>
    </w:p>
  </w:footnote>
  <w:footnote w:id="3">
    <w:p w14:paraId="23B52D2B" w14:textId="5079E765" w:rsidR="008E39AB" w:rsidRPr="00F36FF6" w:rsidRDefault="008E39AB">
      <w:pPr>
        <w:pStyle w:val="FootnoteText"/>
        <w:rPr>
          <w:rFonts w:ascii="Times New Roman" w:hAnsi="Times New Roman" w:cs="Times New Roman"/>
          <w:lang w:val="en-US"/>
        </w:rPr>
      </w:pPr>
      <w:r w:rsidRPr="00F36FF6">
        <w:rPr>
          <w:rStyle w:val="FootnoteReference"/>
          <w:rFonts w:ascii="Times New Roman" w:hAnsi="Times New Roman" w:cs="Times New Roman"/>
        </w:rPr>
        <w:footnoteRef/>
      </w:r>
      <w:r w:rsidRPr="00F36FF6">
        <w:rPr>
          <w:rFonts w:ascii="Times New Roman" w:hAnsi="Times New Roman" w:cs="Times New Roman"/>
        </w:rPr>
        <w:t xml:space="preserve"> Lewis, D. (2006) ‘Selection from </w:t>
      </w:r>
      <w:r w:rsidRPr="00F36FF6">
        <w:rPr>
          <w:rFonts w:ascii="Times New Roman" w:hAnsi="Times New Roman" w:cs="Times New Roman"/>
          <w:i/>
          <w:iCs/>
        </w:rPr>
        <w:t>On the Plurality of Worlds</w:t>
      </w:r>
      <w:r w:rsidRPr="00F36FF6">
        <w:rPr>
          <w:rFonts w:ascii="Times New Roman" w:hAnsi="Times New Roman" w:cs="Times New Roman"/>
        </w:rPr>
        <w:t xml:space="preserve">’, in </w:t>
      </w:r>
      <w:proofErr w:type="spellStart"/>
      <w:r w:rsidRPr="00F36FF6">
        <w:rPr>
          <w:rFonts w:ascii="Times New Roman" w:hAnsi="Times New Roman" w:cs="Times New Roman"/>
        </w:rPr>
        <w:t>Haslanger</w:t>
      </w:r>
      <w:proofErr w:type="spellEnd"/>
      <w:r w:rsidRPr="00F36FF6">
        <w:rPr>
          <w:rFonts w:ascii="Times New Roman" w:hAnsi="Times New Roman" w:cs="Times New Roman"/>
        </w:rPr>
        <w:t xml:space="preserve">, S. &amp; Kurtz, R.M. (eds.) </w:t>
      </w:r>
      <w:r w:rsidRPr="00F36FF6">
        <w:rPr>
          <w:rFonts w:ascii="Times New Roman" w:hAnsi="Times New Roman" w:cs="Times New Roman"/>
          <w:i/>
          <w:iCs/>
        </w:rPr>
        <w:t>Persistence: Contemporary Readings</w:t>
      </w:r>
      <w:r w:rsidRPr="00F36FF6">
        <w:rPr>
          <w:rFonts w:ascii="Times New Roman" w:hAnsi="Times New Roman" w:cs="Times New Roman"/>
        </w:rPr>
        <w:t>. Cambridge, MA: MIT Press, pp. 51–54.</w:t>
      </w:r>
    </w:p>
  </w:footnote>
  <w:footnote w:id="4">
    <w:p w14:paraId="5AFD0442" w14:textId="74AB9D8D" w:rsidR="008E39AB" w:rsidRPr="00F36FF6" w:rsidRDefault="008E39AB">
      <w:pPr>
        <w:pStyle w:val="FootnoteText"/>
      </w:pPr>
      <w:r w:rsidRPr="00F36FF6">
        <w:rPr>
          <w:rStyle w:val="FootnoteReference"/>
          <w:rFonts w:ascii="Times New Roman" w:hAnsi="Times New Roman" w:cs="Times New Roman"/>
        </w:rPr>
        <w:footnoteRef/>
      </w:r>
      <w:r w:rsidRPr="00F36FF6">
        <w:rPr>
          <w:rFonts w:ascii="Times New Roman" w:hAnsi="Times New Roman" w:cs="Times New Roman"/>
        </w:rPr>
        <w:t xml:space="preserve"> </w:t>
      </w:r>
      <w:r w:rsidR="00F36FF6" w:rsidRPr="00F36FF6">
        <w:rPr>
          <w:rFonts w:ascii="Times New Roman" w:hAnsi="Times New Roman" w:cs="Times New Roman"/>
        </w:rPr>
        <w:t xml:space="preserve">Hawthorne, J. (2008) ‘Three </w:t>
      </w:r>
      <w:proofErr w:type="spellStart"/>
      <w:r w:rsidR="00F36FF6" w:rsidRPr="00F36FF6">
        <w:rPr>
          <w:rFonts w:ascii="Times New Roman" w:hAnsi="Times New Roman" w:cs="Times New Roman"/>
        </w:rPr>
        <w:t>Dimensionalism</w:t>
      </w:r>
      <w:proofErr w:type="spellEnd"/>
      <w:r w:rsidR="00F36FF6" w:rsidRPr="00F36FF6">
        <w:rPr>
          <w:rFonts w:ascii="Times New Roman" w:hAnsi="Times New Roman" w:cs="Times New Roman"/>
        </w:rPr>
        <w:t xml:space="preserve"> vs. Four </w:t>
      </w:r>
      <w:proofErr w:type="spellStart"/>
      <w:r w:rsidR="00F36FF6" w:rsidRPr="00F36FF6">
        <w:rPr>
          <w:rFonts w:ascii="Times New Roman" w:hAnsi="Times New Roman" w:cs="Times New Roman"/>
        </w:rPr>
        <w:t>Dimensionalism</w:t>
      </w:r>
      <w:proofErr w:type="spellEnd"/>
      <w:r w:rsidR="00F36FF6" w:rsidRPr="00F36FF6">
        <w:rPr>
          <w:rFonts w:ascii="Times New Roman" w:hAnsi="Times New Roman" w:cs="Times New Roman"/>
        </w:rPr>
        <w:t xml:space="preserve">’, in Sider, T., Hawthorne, J. &amp; Zimmerman, D.W. (eds.) </w:t>
      </w:r>
      <w:r w:rsidR="00F36FF6" w:rsidRPr="00F36FF6">
        <w:rPr>
          <w:rFonts w:ascii="Times New Roman" w:hAnsi="Times New Roman" w:cs="Times New Roman"/>
          <w:i/>
          <w:iCs/>
        </w:rPr>
        <w:t>Contemporary Debates in Metaphysics</w:t>
      </w:r>
      <w:r w:rsidR="00F36FF6" w:rsidRPr="00F36FF6">
        <w:rPr>
          <w:rFonts w:ascii="Times New Roman" w:hAnsi="Times New Roman" w:cs="Times New Roman"/>
        </w:rPr>
        <w:t>. Oxford: Blackwell, pp. 381–409.</w:t>
      </w:r>
    </w:p>
  </w:footnote>
  <w:footnote w:id="5">
    <w:p w14:paraId="54BE22BF" w14:textId="1DE07BAD" w:rsidR="008E39AB" w:rsidRPr="008E39AB" w:rsidRDefault="008E39AB">
      <w:pPr>
        <w:pStyle w:val="FootnoteText"/>
        <w:rPr>
          <w:rFonts w:ascii="Times New Roman" w:hAnsi="Times New Roman" w:cs="Times New Roman"/>
          <w:lang w:val="en-US"/>
        </w:rPr>
      </w:pPr>
      <w:r w:rsidRPr="008E39AB">
        <w:rPr>
          <w:rStyle w:val="FootnoteReference"/>
          <w:rFonts w:ascii="Times New Roman" w:hAnsi="Times New Roman" w:cs="Times New Roman"/>
        </w:rPr>
        <w:footnoteRef/>
      </w:r>
      <w:r w:rsidRPr="008E39AB">
        <w:rPr>
          <w:rFonts w:ascii="Times New Roman" w:hAnsi="Times New Roman" w:cs="Times New Roman"/>
        </w:rPr>
        <w:t xml:space="preserve"> Sider, T. (2006) ‘Four-</w:t>
      </w:r>
      <w:proofErr w:type="spellStart"/>
      <w:r w:rsidRPr="008E39AB">
        <w:rPr>
          <w:rFonts w:ascii="Times New Roman" w:hAnsi="Times New Roman" w:cs="Times New Roman"/>
        </w:rPr>
        <w:t>Dimensionalism</w:t>
      </w:r>
      <w:proofErr w:type="spellEnd"/>
      <w:r w:rsidRPr="008E39AB">
        <w:rPr>
          <w:rFonts w:ascii="Times New Roman" w:hAnsi="Times New Roman" w:cs="Times New Roman"/>
        </w:rPr>
        <w:t xml:space="preserve">’, in </w:t>
      </w:r>
      <w:proofErr w:type="spellStart"/>
      <w:r w:rsidRPr="008E39AB">
        <w:rPr>
          <w:rFonts w:ascii="Times New Roman" w:hAnsi="Times New Roman" w:cs="Times New Roman"/>
        </w:rPr>
        <w:t>Haslanger</w:t>
      </w:r>
      <w:proofErr w:type="spellEnd"/>
      <w:r w:rsidRPr="008E39AB">
        <w:rPr>
          <w:rFonts w:ascii="Times New Roman" w:hAnsi="Times New Roman" w:cs="Times New Roman"/>
        </w:rPr>
        <w:t xml:space="preserve">, S. &amp; Kurtz, R.M. (eds.) </w:t>
      </w:r>
      <w:r w:rsidRPr="008E39AB">
        <w:rPr>
          <w:rFonts w:ascii="Times New Roman" w:hAnsi="Times New Roman" w:cs="Times New Roman"/>
          <w:i/>
          <w:iCs/>
        </w:rPr>
        <w:t>Persistence: Contemporary Readings</w:t>
      </w:r>
      <w:r w:rsidRPr="008E39AB">
        <w:rPr>
          <w:rFonts w:ascii="Times New Roman" w:hAnsi="Times New Roman" w:cs="Times New Roman"/>
        </w:rPr>
        <w:t>. Cambridge, MA: MIT Press, pp. 55–87.</w:t>
      </w:r>
    </w:p>
  </w:footnote>
  <w:footnote w:id="6">
    <w:p w14:paraId="3360A952" w14:textId="07DD5B34" w:rsidR="008E39AB" w:rsidRPr="008E39AB" w:rsidRDefault="008E39AB">
      <w:pPr>
        <w:pStyle w:val="FootnoteText"/>
        <w:rPr>
          <w:lang w:val="en-US"/>
        </w:rPr>
      </w:pPr>
      <w:r w:rsidRPr="008E39AB">
        <w:rPr>
          <w:rStyle w:val="FootnoteReference"/>
          <w:rFonts w:ascii="Times New Roman" w:hAnsi="Times New Roman" w:cs="Times New Roman"/>
        </w:rPr>
        <w:footnoteRef/>
      </w:r>
      <w:r w:rsidRPr="008E39AB">
        <w:rPr>
          <w:rFonts w:ascii="Times New Roman" w:hAnsi="Times New Roman" w:cs="Times New Roman"/>
        </w:rPr>
        <w:t xml:space="preserve"> Sider, T. (2006) ‘Four-</w:t>
      </w:r>
      <w:proofErr w:type="spellStart"/>
      <w:r w:rsidRPr="008E39AB">
        <w:rPr>
          <w:rFonts w:ascii="Times New Roman" w:hAnsi="Times New Roman" w:cs="Times New Roman"/>
        </w:rPr>
        <w:t>Dimensionalism</w:t>
      </w:r>
      <w:proofErr w:type="spellEnd"/>
      <w:r w:rsidRPr="008E39AB">
        <w:rPr>
          <w:rFonts w:ascii="Times New Roman" w:hAnsi="Times New Roman" w:cs="Times New Roman"/>
        </w:rPr>
        <w:t xml:space="preserve">’, in </w:t>
      </w:r>
      <w:proofErr w:type="spellStart"/>
      <w:r w:rsidRPr="008E39AB">
        <w:rPr>
          <w:rFonts w:ascii="Times New Roman" w:hAnsi="Times New Roman" w:cs="Times New Roman"/>
        </w:rPr>
        <w:t>Haslanger</w:t>
      </w:r>
      <w:proofErr w:type="spellEnd"/>
      <w:r w:rsidRPr="008E39AB">
        <w:rPr>
          <w:rFonts w:ascii="Times New Roman" w:hAnsi="Times New Roman" w:cs="Times New Roman"/>
        </w:rPr>
        <w:t xml:space="preserve">, S. &amp; Kurtz, R.M. (eds.) </w:t>
      </w:r>
      <w:r w:rsidRPr="008E39AB">
        <w:rPr>
          <w:rFonts w:ascii="Times New Roman" w:hAnsi="Times New Roman" w:cs="Times New Roman"/>
          <w:i/>
          <w:iCs/>
        </w:rPr>
        <w:t>Persistence: Contemporary Readings</w:t>
      </w:r>
      <w:r w:rsidRPr="008E39AB">
        <w:rPr>
          <w:rFonts w:ascii="Times New Roman" w:hAnsi="Times New Roman" w:cs="Times New Roman"/>
        </w:rPr>
        <w:t>. Cambridge, MA: MIT Press, pp. 55–87.</w:t>
      </w:r>
    </w:p>
  </w:footnote>
  <w:footnote w:id="7">
    <w:p w14:paraId="150EE647" w14:textId="1BBC1615" w:rsidR="008E39AB" w:rsidRPr="00F36FF6" w:rsidRDefault="008E39AB">
      <w:pPr>
        <w:pStyle w:val="FootnoteText"/>
        <w:rPr>
          <w:rFonts w:ascii="Times New Roman" w:hAnsi="Times New Roman" w:cs="Times New Roman"/>
          <w:lang w:val="en-US"/>
        </w:rPr>
      </w:pPr>
      <w:r w:rsidRPr="00F36FF6">
        <w:rPr>
          <w:rStyle w:val="FootnoteReference"/>
          <w:rFonts w:ascii="Times New Roman" w:hAnsi="Times New Roman" w:cs="Times New Roman"/>
        </w:rPr>
        <w:footnoteRef/>
      </w:r>
      <w:r w:rsidRPr="00F36FF6">
        <w:rPr>
          <w:rFonts w:ascii="Times New Roman" w:hAnsi="Times New Roman" w:cs="Times New Roman"/>
        </w:rPr>
        <w:t xml:space="preserve"> Sider, T. (2006) ‘Four-</w:t>
      </w:r>
      <w:proofErr w:type="spellStart"/>
      <w:r w:rsidRPr="00F36FF6">
        <w:rPr>
          <w:rFonts w:ascii="Times New Roman" w:hAnsi="Times New Roman" w:cs="Times New Roman"/>
        </w:rPr>
        <w:t>Dimensionalism</w:t>
      </w:r>
      <w:proofErr w:type="spellEnd"/>
      <w:r w:rsidRPr="00F36FF6">
        <w:rPr>
          <w:rFonts w:ascii="Times New Roman" w:hAnsi="Times New Roman" w:cs="Times New Roman"/>
        </w:rPr>
        <w:t xml:space="preserve">’, in </w:t>
      </w:r>
      <w:proofErr w:type="spellStart"/>
      <w:r w:rsidRPr="00F36FF6">
        <w:rPr>
          <w:rFonts w:ascii="Times New Roman" w:hAnsi="Times New Roman" w:cs="Times New Roman"/>
        </w:rPr>
        <w:t>Haslanger</w:t>
      </w:r>
      <w:proofErr w:type="spellEnd"/>
      <w:r w:rsidRPr="00F36FF6">
        <w:rPr>
          <w:rFonts w:ascii="Times New Roman" w:hAnsi="Times New Roman" w:cs="Times New Roman"/>
        </w:rPr>
        <w:t xml:space="preserve">, S. &amp; Kurtz, R.M. (eds.) </w:t>
      </w:r>
      <w:r w:rsidRPr="00F36FF6">
        <w:rPr>
          <w:rFonts w:ascii="Times New Roman" w:hAnsi="Times New Roman" w:cs="Times New Roman"/>
          <w:i/>
          <w:iCs/>
        </w:rPr>
        <w:t>Persistence: Contemporary Readings</w:t>
      </w:r>
      <w:r w:rsidRPr="00F36FF6">
        <w:rPr>
          <w:rFonts w:ascii="Times New Roman" w:hAnsi="Times New Roman" w:cs="Times New Roman"/>
        </w:rPr>
        <w:t>. Cambridge, MA: MIT Press, pp. 55–87.</w:t>
      </w:r>
    </w:p>
  </w:footnote>
  <w:footnote w:id="8">
    <w:p w14:paraId="448F1285" w14:textId="433E30A7" w:rsidR="008E39AB" w:rsidRPr="00F36FF6" w:rsidRDefault="008E39AB">
      <w:pPr>
        <w:pStyle w:val="FootnoteText"/>
        <w:rPr>
          <w:rFonts w:ascii="Times New Roman" w:hAnsi="Times New Roman" w:cs="Times New Roman"/>
          <w:lang w:val="en-US"/>
        </w:rPr>
      </w:pPr>
      <w:r w:rsidRPr="00F36FF6">
        <w:rPr>
          <w:rStyle w:val="FootnoteReference"/>
          <w:rFonts w:ascii="Times New Roman" w:hAnsi="Times New Roman" w:cs="Times New Roman"/>
        </w:rPr>
        <w:footnoteRef/>
      </w:r>
      <w:r w:rsidRPr="00F36FF6">
        <w:rPr>
          <w:rFonts w:ascii="Times New Roman" w:hAnsi="Times New Roman" w:cs="Times New Roman"/>
        </w:rPr>
        <w:t xml:space="preserve"> Kurtz, R.M. (2006) ‘Introduction to Persistence: What’s the Problem?’, in </w:t>
      </w:r>
      <w:proofErr w:type="spellStart"/>
      <w:r w:rsidRPr="00F36FF6">
        <w:rPr>
          <w:rFonts w:ascii="Times New Roman" w:hAnsi="Times New Roman" w:cs="Times New Roman"/>
        </w:rPr>
        <w:t>Haslanger</w:t>
      </w:r>
      <w:proofErr w:type="spellEnd"/>
      <w:r w:rsidRPr="00F36FF6">
        <w:rPr>
          <w:rFonts w:ascii="Times New Roman" w:hAnsi="Times New Roman" w:cs="Times New Roman"/>
        </w:rPr>
        <w:t xml:space="preserve">, S. &amp; Kurtz, R.M. (eds.) </w:t>
      </w:r>
      <w:r w:rsidRPr="00F36FF6">
        <w:rPr>
          <w:rFonts w:ascii="Times New Roman" w:hAnsi="Times New Roman" w:cs="Times New Roman"/>
          <w:i/>
          <w:iCs/>
        </w:rPr>
        <w:t>Persistence: Contemporary Readings</w:t>
      </w:r>
      <w:r w:rsidRPr="00F36FF6">
        <w:rPr>
          <w:rFonts w:ascii="Times New Roman" w:hAnsi="Times New Roman" w:cs="Times New Roman"/>
        </w:rPr>
        <w:t>. Cambridge, MA: MIT Press, pp. 1–26.</w:t>
      </w:r>
    </w:p>
  </w:footnote>
  <w:footnote w:id="9">
    <w:p w14:paraId="19AEBC33" w14:textId="0DE871C1" w:rsidR="008E39AB" w:rsidRPr="00F36FF6" w:rsidRDefault="008E39AB">
      <w:pPr>
        <w:pStyle w:val="FootnoteText"/>
        <w:rPr>
          <w:rFonts w:ascii="Times New Roman" w:hAnsi="Times New Roman" w:cs="Times New Roman"/>
          <w:lang w:val="en-US"/>
        </w:rPr>
      </w:pPr>
      <w:r w:rsidRPr="00F36FF6">
        <w:rPr>
          <w:rStyle w:val="FootnoteReference"/>
          <w:rFonts w:ascii="Times New Roman" w:hAnsi="Times New Roman" w:cs="Times New Roman"/>
        </w:rPr>
        <w:footnoteRef/>
      </w:r>
      <w:r w:rsidRPr="00F36FF6">
        <w:rPr>
          <w:rFonts w:ascii="Times New Roman" w:hAnsi="Times New Roman" w:cs="Times New Roman"/>
        </w:rPr>
        <w:t xml:space="preserve"> </w:t>
      </w:r>
      <w:proofErr w:type="spellStart"/>
      <w:r w:rsidR="00F36FF6" w:rsidRPr="00F36FF6">
        <w:rPr>
          <w:rFonts w:ascii="Times New Roman" w:hAnsi="Times New Roman" w:cs="Times New Roman"/>
        </w:rPr>
        <w:t>Haslanger</w:t>
      </w:r>
      <w:proofErr w:type="spellEnd"/>
      <w:r w:rsidR="00F36FF6" w:rsidRPr="00F36FF6">
        <w:rPr>
          <w:rFonts w:ascii="Times New Roman" w:hAnsi="Times New Roman" w:cs="Times New Roman"/>
        </w:rPr>
        <w:t xml:space="preserve">, S. (2003) ‘Persistence through Time’, in Loux, M.J. &amp; Zimmerman, D.W. (eds.) </w:t>
      </w:r>
      <w:r w:rsidR="00F36FF6" w:rsidRPr="00F36FF6">
        <w:rPr>
          <w:rFonts w:ascii="Times New Roman" w:hAnsi="Times New Roman" w:cs="Times New Roman"/>
          <w:i/>
          <w:iCs/>
        </w:rPr>
        <w:t>The Oxford Handbook of Metaphysics</w:t>
      </w:r>
      <w:r w:rsidR="00F36FF6" w:rsidRPr="00F36FF6">
        <w:rPr>
          <w:rFonts w:ascii="Times New Roman" w:hAnsi="Times New Roman" w:cs="Times New Roman"/>
        </w:rPr>
        <w:t>. Oxford: Oxford University Press, pp. 314-354</w:t>
      </w:r>
    </w:p>
  </w:footnote>
  <w:footnote w:id="10">
    <w:p w14:paraId="5FC89DF8" w14:textId="77777777" w:rsidR="00F36FF6" w:rsidRPr="00F36FF6" w:rsidRDefault="00F36FF6" w:rsidP="00F36FF6">
      <w:pPr>
        <w:pStyle w:val="FootnoteText"/>
        <w:rPr>
          <w:rFonts w:ascii="Times New Roman" w:hAnsi="Times New Roman" w:cs="Times New Roman"/>
          <w:lang w:val="en-US"/>
        </w:rPr>
      </w:pPr>
      <w:r w:rsidRPr="00F36FF6">
        <w:rPr>
          <w:rStyle w:val="FootnoteReference"/>
          <w:rFonts w:ascii="Times New Roman" w:hAnsi="Times New Roman" w:cs="Times New Roman"/>
        </w:rPr>
        <w:footnoteRef/>
      </w:r>
      <w:r w:rsidRPr="00F36FF6">
        <w:rPr>
          <w:rFonts w:ascii="Times New Roman" w:hAnsi="Times New Roman" w:cs="Times New Roman"/>
        </w:rPr>
        <w:t xml:space="preserve"> Lewis, D. (2006) ‘Selection from </w:t>
      </w:r>
      <w:r w:rsidRPr="00F36FF6">
        <w:rPr>
          <w:rFonts w:ascii="Times New Roman" w:hAnsi="Times New Roman" w:cs="Times New Roman"/>
          <w:i/>
          <w:iCs/>
        </w:rPr>
        <w:t>On the Plurality of Worlds</w:t>
      </w:r>
      <w:r w:rsidRPr="00F36FF6">
        <w:rPr>
          <w:rFonts w:ascii="Times New Roman" w:hAnsi="Times New Roman" w:cs="Times New Roman"/>
        </w:rPr>
        <w:t xml:space="preserve">’, in </w:t>
      </w:r>
      <w:proofErr w:type="spellStart"/>
      <w:r w:rsidRPr="00F36FF6">
        <w:rPr>
          <w:rFonts w:ascii="Times New Roman" w:hAnsi="Times New Roman" w:cs="Times New Roman"/>
        </w:rPr>
        <w:t>Haslanger</w:t>
      </w:r>
      <w:proofErr w:type="spellEnd"/>
      <w:r w:rsidRPr="00F36FF6">
        <w:rPr>
          <w:rFonts w:ascii="Times New Roman" w:hAnsi="Times New Roman" w:cs="Times New Roman"/>
        </w:rPr>
        <w:t xml:space="preserve">, S. &amp; Kurtz, R.M. (eds.) </w:t>
      </w:r>
      <w:r w:rsidRPr="00F36FF6">
        <w:rPr>
          <w:rFonts w:ascii="Times New Roman" w:hAnsi="Times New Roman" w:cs="Times New Roman"/>
          <w:i/>
          <w:iCs/>
        </w:rPr>
        <w:t>Persistence: Contemporary Readings</w:t>
      </w:r>
      <w:r w:rsidRPr="00F36FF6">
        <w:rPr>
          <w:rFonts w:ascii="Times New Roman" w:hAnsi="Times New Roman" w:cs="Times New Roman"/>
        </w:rPr>
        <w:t>. Cambridge, MA: MIT Press, pp. 51–54.</w:t>
      </w:r>
    </w:p>
    <w:p w14:paraId="6C14850F" w14:textId="2E6115ED" w:rsidR="00F36FF6" w:rsidRPr="00F36FF6" w:rsidRDefault="00F36FF6">
      <w:pPr>
        <w:pStyle w:val="FootnoteText"/>
        <w:rPr>
          <w:lang w:val="en-US"/>
        </w:rPr>
      </w:pPr>
    </w:p>
  </w:footnote>
  <w:footnote w:id="11">
    <w:p w14:paraId="6BB76DFD" w14:textId="77777777" w:rsidR="00F36FF6" w:rsidRPr="00F36FF6" w:rsidRDefault="00F36FF6" w:rsidP="00F36FF6">
      <w:pPr>
        <w:pStyle w:val="FootnoteText"/>
        <w:rPr>
          <w:rFonts w:ascii="Times New Roman" w:hAnsi="Times New Roman" w:cs="Times New Roman"/>
          <w:lang w:val="en-US"/>
        </w:rPr>
      </w:pPr>
      <w:r>
        <w:rPr>
          <w:rStyle w:val="FootnoteReference"/>
        </w:rPr>
        <w:footnoteRef/>
      </w:r>
      <w:r>
        <w:t xml:space="preserve"> </w:t>
      </w:r>
      <w:proofErr w:type="spellStart"/>
      <w:r w:rsidRPr="00F36FF6">
        <w:rPr>
          <w:rFonts w:ascii="Times New Roman" w:hAnsi="Times New Roman" w:cs="Times New Roman"/>
        </w:rPr>
        <w:t>Haslanger</w:t>
      </w:r>
      <w:proofErr w:type="spellEnd"/>
      <w:r w:rsidRPr="00F36FF6">
        <w:rPr>
          <w:rFonts w:ascii="Times New Roman" w:hAnsi="Times New Roman" w:cs="Times New Roman"/>
        </w:rPr>
        <w:t xml:space="preserve">, S. (2003) ‘Persistence through Time’, in Loux, M.J. &amp; Zimmerman, D.W. (eds.) </w:t>
      </w:r>
      <w:r w:rsidRPr="00F36FF6">
        <w:rPr>
          <w:rFonts w:ascii="Times New Roman" w:hAnsi="Times New Roman" w:cs="Times New Roman"/>
          <w:i/>
          <w:iCs/>
        </w:rPr>
        <w:t>The Oxford Handbook of Metaphysics</w:t>
      </w:r>
      <w:r w:rsidRPr="00F36FF6">
        <w:rPr>
          <w:rFonts w:ascii="Times New Roman" w:hAnsi="Times New Roman" w:cs="Times New Roman"/>
        </w:rPr>
        <w:t>. Oxford: Oxford University Press, pp. 314-354</w:t>
      </w:r>
    </w:p>
    <w:p w14:paraId="68E6CA67" w14:textId="770376AC" w:rsidR="00F36FF6" w:rsidRPr="00F36FF6" w:rsidRDefault="00F36FF6">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74396"/>
    <w:multiLevelType w:val="hybridMultilevel"/>
    <w:tmpl w:val="724406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21521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il Leckie">
    <w15:presenceInfo w15:providerId="None" w15:userId="Gail Leck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DF4"/>
    <w:rsid w:val="00083B6F"/>
    <w:rsid w:val="000C604A"/>
    <w:rsid w:val="000D137B"/>
    <w:rsid w:val="00100408"/>
    <w:rsid w:val="0010620B"/>
    <w:rsid w:val="00126BDF"/>
    <w:rsid w:val="00135D1F"/>
    <w:rsid w:val="00177FA3"/>
    <w:rsid w:val="00197B96"/>
    <w:rsid w:val="001B0E9B"/>
    <w:rsid w:val="001C6F42"/>
    <w:rsid w:val="001D2A23"/>
    <w:rsid w:val="002172B0"/>
    <w:rsid w:val="002905F0"/>
    <w:rsid w:val="002B3474"/>
    <w:rsid w:val="002B7F0E"/>
    <w:rsid w:val="00332FA8"/>
    <w:rsid w:val="00351313"/>
    <w:rsid w:val="003D3E36"/>
    <w:rsid w:val="00414B4D"/>
    <w:rsid w:val="00445DF4"/>
    <w:rsid w:val="00492423"/>
    <w:rsid w:val="004B31E2"/>
    <w:rsid w:val="004D1E60"/>
    <w:rsid w:val="00532373"/>
    <w:rsid w:val="00540422"/>
    <w:rsid w:val="005C657A"/>
    <w:rsid w:val="005D1BA9"/>
    <w:rsid w:val="005D25FD"/>
    <w:rsid w:val="00605960"/>
    <w:rsid w:val="006375F7"/>
    <w:rsid w:val="006B4618"/>
    <w:rsid w:val="007E749B"/>
    <w:rsid w:val="007F1E33"/>
    <w:rsid w:val="008840A6"/>
    <w:rsid w:val="008928AD"/>
    <w:rsid w:val="00895B98"/>
    <w:rsid w:val="008E39AB"/>
    <w:rsid w:val="0092022E"/>
    <w:rsid w:val="00964B84"/>
    <w:rsid w:val="009C580D"/>
    <w:rsid w:val="009C59DB"/>
    <w:rsid w:val="009C5A7A"/>
    <w:rsid w:val="009C6CE8"/>
    <w:rsid w:val="00A85135"/>
    <w:rsid w:val="00AE5882"/>
    <w:rsid w:val="00B025C1"/>
    <w:rsid w:val="00B26768"/>
    <w:rsid w:val="00B34EE8"/>
    <w:rsid w:val="00B5126A"/>
    <w:rsid w:val="00BA7FAD"/>
    <w:rsid w:val="00C96A53"/>
    <w:rsid w:val="00CA32E3"/>
    <w:rsid w:val="00CB5CC6"/>
    <w:rsid w:val="00CC7D0D"/>
    <w:rsid w:val="00D00332"/>
    <w:rsid w:val="00D17942"/>
    <w:rsid w:val="00D258B9"/>
    <w:rsid w:val="00D40263"/>
    <w:rsid w:val="00D56243"/>
    <w:rsid w:val="00E24BA9"/>
    <w:rsid w:val="00E45D66"/>
    <w:rsid w:val="00E72805"/>
    <w:rsid w:val="00EC2A9F"/>
    <w:rsid w:val="00EF7BD3"/>
    <w:rsid w:val="00F25953"/>
    <w:rsid w:val="00F3207D"/>
    <w:rsid w:val="00F36FF6"/>
    <w:rsid w:val="00FF30E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68CD69"/>
  <w15:chartTrackingRefBased/>
  <w15:docId w15:val="{E20EEAB8-65B7-9A44-9F25-0BF95EC7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D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D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D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D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DF4"/>
    <w:rPr>
      <w:rFonts w:eastAsiaTheme="majorEastAsia" w:cstheme="majorBidi"/>
      <w:color w:val="272727" w:themeColor="text1" w:themeTint="D8"/>
    </w:rPr>
  </w:style>
  <w:style w:type="paragraph" w:styleId="Title">
    <w:name w:val="Title"/>
    <w:basedOn w:val="Normal"/>
    <w:next w:val="Normal"/>
    <w:link w:val="TitleChar"/>
    <w:uiPriority w:val="10"/>
    <w:qFormat/>
    <w:rsid w:val="00445D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D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D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5DF4"/>
    <w:rPr>
      <w:i/>
      <w:iCs/>
      <w:color w:val="404040" w:themeColor="text1" w:themeTint="BF"/>
    </w:rPr>
  </w:style>
  <w:style w:type="paragraph" w:styleId="ListParagraph">
    <w:name w:val="List Paragraph"/>
    <w:basedOn w:val="Normal"/>
    <w:uiPriority w:val="34"/>
    <w:qFormat/>
    <w:rsid w:val="00445DF4"/>
    <w:pPr>
      <w:ind w:left="720"/>
      <w:contextualSpacing/>
    </w:pPr>
  </w:style>
  <w:style w:type="character" w:styleId="IntenseEmphasis">
    <w:name w:val="Intense Emphasis"/>
    <w:basedOn w:val="DefaultParagraphFont"/>
    <w:uiPriority w:val="21"/>
    <w:qFormat/>
    <w:rsid w:val="00445DF4"/>
    <w:rPr>
      <w:i/>
      <w:iCs/>
      <w:color w:val="0F4761" w:themeColor="accent1" w:themeShade="BF"/>
    </w:rPr>
  </w:style>
  <w:style w:type="paragraph" w:styleId="IntenseQuote">
    <w:name w:val="Intense Quote"/>
    <w:basedOn w:val="Normal"/>
    <w:next w:val="Normal"/>
    <w:link w:val="IntenseQuoteChar"/>
    <w:uiPriority w:val="30"/>
    <w:qFormat/>
    <w:rsid w:val="00445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DF4"/>
    <w:rPr>
      <w:i/>
      <w:iCs/>
      <w:color w:val="0F4761" w:themeColor="accent1" w:themeShade="BF"/>
    </w:rPr>
  </w:style>
  <w:style w:type="character" w:styleId="IntenseReference">
    <w:name w:val="Intense Reference"/>
    <w:basedOn w:val="DefaultParagraphFont"/>
    <w:uiPriority w:val="32"/>
    <w:qFormat/>
    <w:rsid w:val="00445DF4"/>
    <w:rPr>
      <w:b/>
      <w:bCs/>
      <w:smallCaps/>
      <w:color w:val="0F4761" w:themeColor="accent1" w:themeShade="BF"/>
      <w:spacing w:val="5"/>
    </w:rPr>
  </w:style>
  <w:style w:type="character" w:styleId="PlaceholderText">
    <w:name w:val="Placeholder Text"/>
    <w:basedOn w:val="DefaultParagraphFont"/>
    <w:uiPriority w:val="99"/>
    <w:semiHidden/>
    <w:rsid w:val="00E24BA9"/>
    <w:rPr>
      <w:color w:val="666666"/>
    </w:rPr>
  </w:style>
  <w:style w:type="paragraph" w:styleId="FootnoteText">
    <w:name w:val="footnote text"/>
    <w:basedOn w:val="Normal"/>
    <w:link w:val="FootnoteTextChar"/>
    <w:uiPriority w:val="99"/>
    <w:semiHidden/>
    <w:unhideWhenUsed/>
    <w:rsid w:val="00135D1F"/>
    <w:rPr>
      <w:sz w:val="20"/>
      <w:szCs w:val="20"/>
    </w:rPr>
  </w:style>
  <w:style w:type="character" w:customStyle="1" w:styleId="FootnoteTextChar">
    <w:name w:val="Footnote Text Char"/>
    <w:basedOn w:val="DefaultParagraphFont"/>
    <w:link w:val="FootnoteText"/>
    <w:uiPriority w:val="99"/>
    <w:semiHidden/>
    <w:rsid w:val="00135D1F"/>
    <w:rPr>
      <w:sz w:val="20"/>
      <w:szCs w:val="20"/>
    </w:rPr>
  </w:style>
  <w:style w:type="character" w:styleId="FootnoteReference">
    <w:name w:val="footnote reference"/>
    <w:basedOn w:val="DefaultParagraphFont"/>
    <w:uiPriority w:val="99"/>
    <w:semiHidden/>
    <w:unhideWhenUsed/>
    <w:rsid w:val="00135D1F"/>
    <w:rPr>
      <w:vertAlign w:val="superscript"/>
    </w:rPr>
  </w:style>
  <w:style w:type="paragraph" w:styleId="NormalWeb">
    <w:name w:val="Normal (Web)"/>
    <w:basedOn w:val="Normal"/>
    <w:uiPriority w:val="99"/>
    <w:semiHidden/>
    <w:unhideWhenUsed/>
    <w:rsid w:val="00F36FF6"/>
    <w:rPr>
      <w:rFonts w:ascii="Times New Roman" w:hAnsi="Times New Roman" w:cs="Times New Roman"/>
    </w:rPr>
  </w:style>
  <w:style w:type="character" w:styleId="CommentReference">
    <w:name w:val="annotation reference"/>
    <w:basedOn w:val="DefaultParagraphFont"/>
    <w:uiPriority w:val="99"/>
    <w:semiHidden/>
    <w:unhideWhenUsed/>
    <w:rsid w:val="00E45D66"/>
    <w:rPr>
      <w:sz w:val="16"/>
      <w:szCs w:val="16"/>
    </w:rPr>
  </w:style>
  <w:style w:type="paragraph" w:styleId="CommentText">
    <w:name w:val="annotation text"/>
    <w:basedOn w:val="Normal"/>
    <w:link w:val="CommentTextChar"/>
    <w:uiPriority w:val="99"/>
    <w:unhideWhenUsed/>
    <w:rsid w:val="00E45D66"/>
    <w:rPr>
      <w:sz w:val="20"/>
      <w:szCs w:val="20"/>
    </w:rPr>
  </w:style>
  <w:style w:type="character" w:customStyle="1" w:styleId="CommentTextChar">
    <w:name w:val="Comment Text Char"/>
    <w:basedOn w:val="DefaultParagraphFont"/>
    <w:link w:val="CommentText"/>
    <w:uiPriority w:val="99"/>
    <w:rsid w:val="00E45D66"/>
    <w:rPr>
      <w:sz w:val="20"/>
      <w:szCs w:val="20"/>
    </w:rPr>
  </w:style>
  <w:style w:type="paragraph" w:styleId="CommentSubject">
    <w:name w:val="annotation subject"/>
    <w:basedOn w:val="CommentText"/>
    <w:next w:val="CommentText"/>
    <w:link w:val="CommentSubjectChar"/>
    <w:uiPriority w:val="99"/>
    <w:semiHidden/>
    <w:unhideWhenUsed/>
    <w:rsid w:val="00E45D66"/>
    <w:rPr>
      <w:b/>
      <w:bCs/>
    </w:rPr>
  </w:style>
  <w:style w:type="character" w:customStyle="1" w:styleId="CommentSubjectChar">
    <w:name w:val="Comment Subject Char"/>
    <w:basedOn w:val="CommentTextChar"/>
    <w:link w:val="CommentSubject"/>
    <w:uiPriority w:val="99"/>
    <w:semiHidden/>
    <w:rsid w:val="00E45D66"/>
    <w:rPr>
      <w:b/>
      <w:bCs/>
      <w:sz w:val="20"/>
      <w:szCs w:val="20"/>
    </w:rPr>
  </w:style>
  <w:style w:type="paragraph" w:styleId="BalloonText">
    <w:name w:val="Balloon Text"/>
    <w:basedOn w:val="Normal"/>
    <w:link w:val="BalloonTextChar"/>
    <w:uiPriority w:val="99"/>
    <w:semiHidden/>
    <w:unhideWhenUsed/>
    <w:rsid w:val="00E45D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D66"/>
    <w:rPr>
      <w:rFonts w:ascii="Segoe UI" w:hAnsi="Segoe UI" w:cs="Segoe UI"/>
      <w:sz w:val="18"/>
      <w:szCs w:val="18"/>
    </w:rPr>
  </w:style>
  <w:style w:type="paragraph" w:styleId="Revision">
    <w:name w:val="Revision"/>
    <w:hidden/>
    <w:uiPriority w:val="99"/>
    <w:semiHidden/>
    <w:rsid w:val="000C6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451547">
      <w:bodyDiv w:val="1"/>
      <w:marLeft w:val="0"/>
      <w:marRight w:val="0"/>
      <w:marTop w:val="0"/>
      <w:marBottom w:val="0"/>
      <w:divBdr>
        <w:top w:val="none" w:sz="0" w:space="0" w:color="auto"/>
        <w:left w:val="none" w:sz="0" w:space="0" w:color="auto"/>
        <w:bottom w:val="none" w:sz="0" w:space="0" w:color="auto"/>
        <w:right w:val="none" w:sz="0" w:space="0" w:color="auto"/>
      </w:divBdr>
    </w:div>
    <w:div w:id="1089430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F8D41-D296-47DC-9D5A-9D5808D35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2600</Words>
  <Characters>14823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5</cp:revision>
  <dcterms:created xsi:type="dcterms:W3CDTF">2025-03-06T11:00:00Z</dcterms:created>
  <dcterms:modified xsi:type="dcterms:W3CDTF">2025-03-06T16:39:00Z</dcterms:modified>
</cp:coreProperties>
</file>