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41355" w14:textId="3C22D31B" w:rsidR="005D1BA9" w:rsidRPr="000A1F02" w:rsidRDefault="00981AF7" w:rsidP="00DF54D8">
      <w:pPr>
        <w:spacing w:line="360" w:lineRule="auto"/>
        <w:rPr>
          <w:rFonts w:ascii="Times New Roman" w:hAnsi="Times New Roman" w:cs="Times New Roman"/>
          <w:b/>
          <w:bCs/>
        </w:rPr>
      </w:pPr>
      <w:r w:rsidRPr="000A1F02">
        <w:rPr>
          <w:rFonts w:ascii="Times New Roman" w:hAnsi="Times New Roman" w:cs="Times New Roman"/>
          <w:b/>
          <w:bCs/>
        </w:rPr>
        <w:t>“It reeks of double counting to say that here we have a dishpan, and we also have a dishpan- shaped bit of plastic...This multiplication of entities is absurd on its face” (Lewis). Discuss. </w:t>
      </w:r>
    </w:p>
    <w:p w14:paraId="75ECA065" w14:textId="4AE5500C" w:rsidR="00486461" w:rsidRDefault="00486461" w:rsidP="00486461">
      <w:pPr>
        <w:spacing w:line="360" w:lineRule="auto"/>
        <w:jc w:val="both"/>
        <w:rPr>
          <w:rFonts w:ascii="Times New Roman" w:hAnsi="Times New Roman" w:cs="Times New Roman"/>
        </w:rPr>
      </w:pPr>
      <w:r>
        <w:rPr>
          <w:rFonts w:ascii="Times New Roman" w:hAnsi="Times New Roman" w:cs="Times New Roman"/>
        </w:rPr>
        <w:tab/>
        <w:t xml:space="preserve">Lewis strikes at the basic mereological question on whether the material (plastic) that constitutes some object (the dishpan) is </w:t>
      </w:r>
      <w:r w:rsidRPr="00486461">
        <w:rPr>
          <w:rFonts w:ascii="Times New Roman" w:hAnsi="Times New Roman" w:cs="Times New Roman"/>
          <w:i/>
          <w:iCs/>
        </w:rPr>
        <w:t>numerically identical</w:t>
      </w:r>
      <w:r>
        <w:rPr>
          <w:rFonts w:ascii="Times New Roman" w:hAnsi="Times New Roman" w:cs="Times New Roman"/>
        </w:rPr>
        <w:t xml:space="preserve"> to the object. Let us call the view that supports this </w:t>
      </w:r>
      <w:r w:rsidRPr="00486461">
        <w:rPr>
          <w:rFonts w:ascii="Times New Roman" w:hAnsi="Times New Roman" w:cs="Times New Roman"/>
          <w:i/>
          <w:iCs/>
        </w:rPr>
        <w:t>mereological monism</w:t>
      </w:r>
      <w:r>
        <w:rPr>
          <w:rFonts w:ascii="Times New Roman" w:hAnsi="Times New Roman" w:cs="Times New Roman"/>
        </w:rPr>
        <w:t>. The thrust of his concern in this short excerpt is that if we think that the plastic that constitutes the dishpan is not numerically identical to the dishpan, then we are committed to saying that there are two distinct objects existing in the same spatio-temporal region, which to Lewis, is absurd</w:t>
      </w:r>
      <w:r w:rsidR="005322BE">
        <w:rPr>
          <w:rStyle w:val="FootnoteReference"/>
          <w:rFonts w:ascii="Times New Roman" w:hAnsi="Times New Roman" w:cs="Times New Roman"/>
        </w:rPr>
        <w:footnoteReference w:id="1"/>
      </w:r>
      <w:r>
        <w:rPr>
          <w:rFonts w:ascii="Times New Roman" w:hAnsi="Times New Roman" w:cs="Times New Roman"/>
        </w:rPr>
        <w:t xml:space="preserve">. However, for Lewis to support mereological monism, he must show that this consequence of multiplied entities is either (i) more absurd than </w:t>
      </w:r>
      <w:r w:rsidR="000F38C5">
        <w:rPr>
          <w:rFonts w:ascii="Times New Roman" w:hAnsi="Times New Roman" w:cs="Times New Roman"/>
        </w:rPr>
        <w:t xml:space="preserve">the consequences of monism, or that (ii) we have misunderstood the consequences of monism, which are in fact not absurd. Lewis elects to take the second path: namely, that we have misunderstood the way in which modal predication works and that we do not reach a logical contradiction in asserting that the material and the object it constitutes are one and the same. </w:t>
      </w:r>
      <w:ins w:id="0" w:author="Gail Leckie" w:date="2025-03-13T12:14:00Z">
        <w:r w:rsidR="00A755AC">
          <w:rPr>
            <w:rFonts w:ascii="Times New Roman" w:hAnsi="Times New Roman" w:cs="Times New Roman"/>
          </w:rPr>
          <w:t>Great</w:t>
        </w:r>
      </w:ins>
    </w:p>
    <w:p w14:paraId="1A1704D9" w14:textId="32D2B4EB" w:rsidR="000F38C5" w:rsidRPr="00E136F0" w:rsidRDefault="000F38C5" w:rsidP="00486461">
      <w:pPr>
        <w:spacing w:line="360" w:lineRule="auto"/>
        <w:jc w:val="both"/>
        <w:rPr>
          <w:rFonts w:ascii="Times New Roman" w:eastAsiaTheme="minorEastAsia" w:hAnsi="Times New Roman" w:cs="Times New Roman"/>
        </w:rPr>
      </w:pPr>
      <w:r>
        <w:rPr>
          <w:rFonts w:ascii="Times New Roman" w:hAnsi="Times New Roman" w:cs="Times New Roman"/>
        </w:rPr>
        <w:tab/>
        <w:t xml:space="preserve">In what follows, I am going to accept at face value that the multiplication of entities is indeed absurd. This is a consequence we want to avoid. But I depart from Lewis and Noonan that we need to be committed to a sort of mereological monism to avoid this consequence. </w:t>
      </w:r>
      <w:r w:rsidR="005322BE">
        <w:rPr>
          <w:rFonts w:ascii="Times New Roman" w:hAnsi="Times New Roman" w:cs="Times New Roman"/>
        </w:rPr>
        <w:t>Instead</w:t>
      </w:r>
      <w:r>
        <w:rPr>
          <w:rFonts w:ascii="Times New Roman" w:hAnsi="Times New Roman" w:cs="Times New Roman"/>
        </w:rPr>
        <w:t>, I take a route similar to Inwagen’s nihilism that there does not exist composite objects constituted by materials</w:t>
      </w:r>
      <w:r w:rsidR="005322BE">
        <w:rPr>
          <w:rStyle w:val="FootnoteReference"/>
          <w:rFonts w:ascii="Times New Roman" w:hAnsi="Times New Roman" w:cs="Times New Roman"/>
        </w:rPr>
        <w:footnoteReference w:id="2"/>
      </w:r>
      <w:r>
        <w:rPr>
          <w:rFonts w:ascii="Times New Roman" w:hAnsi="Times New Roman" w:cs="Times New Roman"/>
        </w:rPr>
        <w:t xml:space="preserve">. </w:t>
      </w:r>
      <w:ins w:id="1" w:author="Gail Leckie" w:date="2025-03-13T12:14:00Z">
        <w:r w:rsidR="002B6D47">
          <w:rPr>
            <w:rFonts w:ascii="Times New Roman" w:hAnsi="Times New Roman" w:cs="Times New Roman"/>
          </w:rPr>
          <w:t xml:space="preserve">Ooh.  </w:t>
        </w:r>
      </w:ins>
      <w:ins w:id="2" w:author="Gail Leckie" w:date="2025-03-13T12:41:00Z">
        <w:r w:rsidR="00FE3A0E">
          <w:rPr>
            <w:rFonts w:ascii="Times New Roman" w:hAnsi="Times New Roman" w:cs="Times New Roman"/>
          </w:rPr>
          <w:t xml:space="preserve">Cool.  </w:t>
        </w:r>
      </w:ins>
      <w:r>
        <w:rPr>
          <w:rFonts w:ascii="Times New Roman" w:hAnsi="Times New Roman" w:cs="Times New Roman"/>
        </w:rPr>
        <w:t xml:space="preserve">I argue this in three stages. First, I consider Lewis’s solution of Abelardian modal predicates (that modal predicates shift from context to context) and </w:t>
      </w:r>
      <w:r w:rsidR="00E136F0">
        <w:rPr>
          <w:rFonts w:ascii="Times New Roman" w:hAnsi="Times New Roman" w:cs="Times New Roman"/>
        </w:rPr>
        <w:t xml:space="preserve">illustrate that two objects, under two different references, can still possess incompatible properties of being essentially an </w:t>
      </w:r>
      <m:oMath>
        <m:r>
          <w:rPr>
            <w:rFonts w:ascii="Cambria Math" w:hAnsi="Cambria Math" w:cs="Times New Roman"/>
          </w:rPr>
          <m:t>x</m:t>
        </m:r>
      </m:oMath>
      <w:r>
        <w:rPr>
          <w:rFonts w:ascii="Times New Roman" w:hAnsi="Times New Roman" w:cs="Times New Roman"/>
        </w:rPr>
        <w:t>. Second, I contend that most mereological pluralists have accepted this multiplication consequence and have offered no solution to avoid it. I then develop a view similar to Inwagen’s nihilism: there are no such things are composite objects constituted by basic material. Instead, these composite objects are properties which basic materials satisfy. Lastly, I try to fend off possible objections – namely, what I call the problem of the existence of basic materials, and the problem of quantification</w:t>
      </w:r>
      <w:r w:rsidR="005322BE">
        <w:rPr>
          <w:rFonts w:ascii="Times New Roman" w:hAnsi="Times New Roman" w:cs="Times New Roman"/>
        </w:rPr>
        <w:t xml:space="preserve"> </w:t>
      </w:r>
      <w:r>
        <w:rPr>
          <w:rFonts w:ascii="Times New Roman" w:hAnsi="Times New Roman" w:cs="Times New Roman"/>
        </w:rPr>
        <w:t xml:space="preserve">– both of which, in my view, can be resolved. </w:t>
      </w:r>
    </w:p>
    <w:p w14:paraId="04E07084" w14:textId="77777777" w:rsidR="008633E8" w:rsidRDefault="008633E8" w:rsidP="00486461">
      <w:pPr>
        <w:spacing w:line="360" w:lineRule="auto"/>
        <w:jc w:val="both"/>
        <w:rPr>
          <w:rFonts w:ascii="Times New Roman" w:hAnsi="Times New Roman" w:cs="Times New Roman"/>
        </w:rPr>
      </w:pPr>
    </w:p>
    <w:p w14:paraId="2244413B" w14:textId="404AFA71" w:rsidR="000F38C5" w:rsidRDefault="000541FC" w:rsidP="00486461">
      <w:pPr>
        <w:spacing w:line="360" w:lineRule="auto"/>
        <w:jc w:val="both"/>
        <w:rPr>
          <w:rFonts w:ascii="Times New Roman" w:hAnsi="Times New Roman" w:cs="Times New Roman"/>
        </w:rPr>
      </w:pPr>
      <w:r>
        <w:rPr>
          <w:rFonts w:ascii="Times New Roman" w:hAnsi="Times New Roman" w:cs="Times New Roman"/>
          <w:b/>
          <w:bCs/>
          <w:sz w:val="28"/>
          <w:szCs w:val="28"/>
        </w:rPr>
        <w:lastRenderedPageBreak/>
        <w:t>Mereological Monism: Abelardian modal predicates</w:t>
      </w:r>
      <w:r w:rsidR="000F38C5">
        <w:rPr>
          <w:rFonts w:ascii="Times New Roman" w:hAnsi="Times New Roman" w:cs="Times New Roman"/>
        </w:rPr>
        <w:tab/>
      </w:r>
    </w:p>
    <w:p w14:paraId="3C070FAA" w14:textId="49D4B705" w:rsidR="000541FC" w:rsidRDefault="000A1F02" w:rsidP="00486461">
      <w:pPr>
        <w:spacing w:line="360" w:lineRule="auto"/>
        <w:jc w:val="both"/>
        <w:rPr>
          <w:rFonts w:ascii="Times New Roman" w:hAnsi="Times New Roman" w:cs="Times New Roman"/>
        </w:rPr>
      </w:pPr>
      <w:r>
        <w:rPr>
          <w:rFonts w:ascii="Times New Roman" w:hAnsi="Times New Roman" w:cs="Times New Roman"/>
        </w:rPr>
        <w:tab/>
        <w:t xml:space="preserve">The principal question the mereological monist needs to answer is the following: consider that </w:t>
      </w:r>
      <w:r w:rsidR="00FD1476">
        <w:rPr>
          <w:rFonts w:ascii="Times New Roman" w:hAnsi="Times New Roman" w:cs="Times New Roman"/>
        </w:rPr>
        <w:t xml:space="preserve">if </w:t>
      </w:r>
      <w:r>
        <w:rPr>
          <w:rFonts w:ascii="Times New Roman" w:hAnsi="Times New Roman" w:cs="Times New Roman"/>
        </w:rPr>
        <w:t>I melt a plastic dishpan down back into a lump of plastic</w:t>
      </w:r>
      <w:r w:rsidR="00FD1476">
        <w:rPr>
          <w:rFonts w:ascii="Times New Roman" w:hAnsi="Times New Roman" w:cs="Times New Roman"/>
        </w:rPr>
        <w:t>, i</w:t>
      </w:r>
      <w:r>
        <w:rPr>
          <w:rFonts w:ascii="Times New Roman" w:hAnsi="Times New Roman" w:cs="Times New Roman"/>
        </w:rPr>
        <w:t xml:space="preserve">t is uncontroversial that the plastic dishpan ceases to exist while the plastic continues to exist. So, the plastic dishpan can be said to have the property of </w:t>
      </w:r>
      <w:r w:rsidR="00FD1476">
        <w:rPr>
          <w:rFonts w:ascii="Times New Roman" w:hAnsi="Times New Roman" w:cs="Times New Roman"/>
        </w:rPr>
        <w:t>not-possibly-</w:t>
      </w:r>
      <w:r>
        <w:rPr>
          <w:rFonts w:ascii="Times New Roman" w:hAnsi="Times New Roman" w:cs="Times New Roman"/>
        </w:rPr>
        <w:t>existing</w:t>
      </w:r>
      <w:r w:rsidR="00FD1476">
        <w:rPr>
          <w:rFonts w:ascii="Times New Roman" w:hAnsi="Times New Roman" w:cs="Times New Roman"/>
        </w:rPr>
        <w:t>-after-</w:t>
      </w:r>
      <w:r w:rsidR="00CD1779">
        <w:rPr>
          <w:rFonts w:ascii="Times New Roman" w:hAnsi="Times New Roman" w:cs="Times New Roman"/>
        </w:rPr>
        <w:t>being-melted</w:t>
      </w:r>
      <w:r>
        <w:rPr>
          <w:rFonts w:ascii="Times New Roman" w:hAnsi="Times New Roman" w:cs="Times New Roman"/>
        </w:rPr>
        <w:t>, while the plastic is said to have the property of</w:t>
      </w:r>
      <w:r w:rsidR="00FD1476">
        <w:rPr>
          <w:rFonts w:ascii="Times New Roman" w:hAnsi="Times New Roman" w:cs="Times New Roman"/>
        </w:rPr>
        <w:t xml:space="preserve"> possibility-</w:t>
      </w:r>
      <w:r>
        <w:rPr>
          <w:rFonts w:ascii="Times New Roman" w:hAnsi="Times New Roman" w:cs="Times New Roman"/>
        </w:rPr>
        <w:t>existing</w:t>
      </w:r>
      <w:r w:rsidR="00FD1476">
        <w:rPr>
          <w:rFonts w:ascii="Times New Roman" w:hAnsi="Times New Roman" w:cs="Times New Roman"/>
        </w:rPr>
        <w:t>-after-</w:t>
      </w:r>
      <w:r w:rsidR="00CD1779">
        <w:rPr>
          <w:rFonts w:ascii="Times New Roman" w:hAnsi="Times New Roman" w:cs="Times New Roman"/>
        </w:rPr>
        <w:t>being-melted</w:t>
      </w:r>
      <w:r>
        <w:rPr>
          <w:rFonts w:ascii="Times New Roman" w:hAnsi="Times New Roman" w:cs="Times New Roman"/>
        </w:rPr>
        <w:t xml:space="preserve">. But by Leibniz law of the indiscernibility of the identicals, how can the plastic and the dishpan be the same thing when they have contradictory properties? More formally, the monist needs to </w:t>
      </w:r>
      <w:r w:rsidR="005A50A2">
        <w:rPr>
          <w:rFonts w:ascii="Times New Roman" w:hAnsi="Times New Roman" w:cs="Times New Roman"/>
        </w:rPr>
        <w:t xml:space="preserve">say </w:t>
      </w:r>
      <w:r>
        <w:rPr>
          <w:rFonts w:ascii="Times New Roman" w:hAnsi="Times New Roman" w:cs="Times New Roman"/>
        </w:rPr>
        <w:t>what breaks down in the following (valid) argument</w:t>
      </w:r>
      <w:r w:rsidR="00594E8C">
        <w:rPr>
          <w:rFonts w:ascii="Times New Roman" w:hAnsi="Times New Roman" w:cs="Times New Roman"/>
        </w:rPr>
        <w:t xml:space="preserve"> (A1)</w:t>
      </w:r>
      <w:r w:rsidR="00CD1779">
        <w:rPr>
          <w:rFonts w:ascii="Times New Roman" w:hAnsi="Times New Roman" w:cs="Times New Roman"/>
        </w:rPr>
        <w:t>.</w:t>
      </w:r>
    </w:p>
    <w:p w14:paraId="19EBE40E" w14:textId="3C5EDF02" w:rsidR="000A1F02" w:rsidRPr="000A1F02" w:rsidRDefault="000A1F02" w:rsidP="000A1F02">
      <w:pPr>
        <w:pStyle w:val="ListParagraph"/>
        <w:numPr>
          <w:ilvl w:val="0"/>
          <w:numId w:val="1"/>
        </w:numPr>
        <w:spacing w:line="360" w:lineRule="auto"/>
        <w:jc w:val="both"/>
        <w:rPr>
          <w:rFonts w:ascii="Times New Roman" w:eastAsiaTheme="minorEastAsia" w:hAnsi="Times New Roman" w:cs="Times New Roman"/>
        </w:rPr>
      </w:pPr>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r>
          <m:rPr>
            <m:sty m:val="p"/>
          </m:rPr>
          <w:rPr>
            <w:rFonts w:ascii="Cambria Math" w:hAnsi="Cambria Math" w:cs="Times New Roman"/>
          </w:rPr>
          <m:t>∼</m:t>
        </m:r>
        <m:r>
          <w:rPr>
            <w:rFonts w:ascii="Cambria Math" w:hAnsi="Cambria Math" w:cs="Times New Roman"/>
          </w:rPr>
          <m:t>F</m:t>
        </m:r>
        <m:d>
          <m:dPr>
            <m:ctrlPr>
              <w:rPr>
                <w:rFonts w:ascii="Cambria Math" w:hAnsi="Cambria Math" w:cs="Times New Roman"/>
                <w:i/>
              </w:rPr>
            </m:ctrlPr>
          </m:dPr>
          <m:e>
            <m:r>
              <w:rPr>
                <w:rFonts w:ascii="Cambria Math" w:hAnsi="Cambria Math" w:cs="Times New Roman"/>
              </w:rPr>
              <m:t>y</m:t>
            </m:r>
          </m:e>
        </m:d>
      </m:oMath>
      <w:r>
        <w:rPr>
          <w:rFonts w:ascii="Times New Roman" w:eastAsiaTheme="minorEastAsia" w:hAnsi="Times New Roman" w:cs="Times New Roman"/>
        </w:rPr>
        <w:t xml:space="preserve"> (assumption)</w:t>
      </w:r>
    </w:p>
    <w:p w14:paraId="42E384C9" w14:textId="18FEB311" w:rsidR="000A1F02" w:rsidRPr="000A1F02" w:rsidRDefault="000A1F02" w:rsidP="000A1F02">
      <w:pPr>
        <w:pStyle w:val="ListParagraph"/>
        <w:numPr>
          <w:ilvl w:val="0"/>
          <w:numId w:val="1"/>
        </w:numPr>
        <w:spacing w:line="360" w:lineRule="auto"/>
        <w:jc w:val="both"/>
        <w:rPr>
          <w:rFonts w:ascii="Times New Roman" w:eastAsiaTheme="minorEastAsia" w:hAnsi="Times New Roman" w:cs="Times New Roman"/>
        </w:rPr>
      </w:pPr>
      <m:oMath>
        <m:r>
          <w:rPr>
            <w:rFonts w:ascii="Cambria Math" w:eastAsiaTheme="minorEastAsia" w:hAnsi="Cambria Math" w:cs="Times New Roman"/>
          </w:rPr>
          <m:t>x=y</m:t>
        </m:r>
        <m:r>
          <m:rPr>
            <m:sty m:val="p"/>
          </m:rPr>
          <w:rPr>
            <w:rFonts w:ascii="Cambria Math" w:eastAsiaTheme="minorEastAsia" w:hAnsi="Cambria Math" w:cs="Times New Roman"/>
          </w:rPr>
          <m:t>→</m:t>
        </m:r>
        <m:r>
          <w:rPr>
            <w:rFonts w:ascii="Cambria Math" w:eastAsiaTheme="minorEastAsia" w:hAnsi="Cambria Math" w:cs="Times New Roman"/>
          </w:rPr>
          <m:t>F</m:t>
        </m:r>
        <m:d>
          <m:dPr>
            <m:ctrlPr>
              <w:rPr>
                <w:rFonts w:ascii="Cambria Math" w:eastAsiaTheme="minorEastAsia" w:hAnsi="Cambria Math" w:cs="Times New Roman"/>
                <w:i/>
              </w:rPr>
            </m:ctrlPr>
          </m:dPr>
          <m:e>
            <m:r>
              <w:rPr>
                <w:rFonts w:ascii="Cambria Math" w:eastAsiaTheme="minorEastAsia" w:hAnsi="Cambria Math" w:cs="Times New Roman"/>
              </w:rPr>
              <m:t>x</m:t>
            </m:r>
          </m:e>
        </m:d>
        <m:r>
          <m:rPr>
            <m:sty m:val="p"/>
          </m:rPr>
          <w:rPr>
            <w:rFonts w:ascii="Cambria Math" w:eastAsiaTheme="minorEastAsia" w:hAnsi="Cambria Math" w:cs="Times New Roman"/>
          </w:rPr>
          <m:t>∧</m:t>
        </m:r>
        <m:r>
          <w:rPr>
            <w:rFonts w:ascii="Cambria Math" w:eastAsiaTheme="minorEastAsia" w:hAnsi="Cambria Math" w:cs="Times New Roman"/>
          </w:rPr>
          <m:t>F</m:t>
        </m:r>
        <m:d>
          <m:dPr>
            <m:ctrlPr>
              <w:rPr>
                <w:rFonts w:ascii="Cambria Math" w:eastAsiaTheme="minorEastAsia" w:hAnsi="Cambria Math" w:cs="Times New Roman"/>
                <w:i/>
              </w:rPr>
            </m:ctrlPr>
          </m:dPr>
          <m:e>
            <m:r>
              <w:rPr>
                <w:rFonts w:ascii="Cambria Math" w:eastAsiaTheme="minorEastAsia" w:hAnsi="Cambria Math" w:cs="Times New Roman"/>
              </w:rPr>
              <m:t>y</m:t>
            </m:r>
          </m:e>
        </m:d>
      </m:oMath>
      <w:r>
        <w:rPr>
          <w:rFonts w:ascii="Times New Roman" w:eastAsiaTheme="minorEastAsia" w:hAnsi="Times New Roman" w:cs="Times New Roman"/>
        </w:rPr>
        <w:t xml:space="preserve"> (Leibniz’s II)</w:t>
      </w:r>
    </w:p>
    <w:p w14:paraId="3771491A" w14:textId="7FA9804D" w:rsidR="000A1F02" w:rsidRPr="000A1F02" w:rsidRDefault="000A1F02" w:rsidP="000A1F02">
      <w:pPr>
        <w:pStyle w:val="ListParagraph"/>
        <w:numPr>
          <w:ilvl w:val="0"/>
          <w:numId w:val="1"/>
        </w:numPr>
        <w:spacing w:line="360" w:lineRule="auto"/>
        <w:jc w:val="both"/>
        <w:rPr>
          <w:rFonts w:ascii="Times New Roman" w:eastAsiaTheme="minorEastAsia" w:hAnsi="Times New Roman" w:cs="Times New Roman"/>
        </w:rPr>
      </w:pPr>
      <m:oMath>
        <m:r>
          <w:rPr>
            <w:rFonts w:ascii="Cambria Math" w:eastAsiaTheme="minorEastAsia" w:hAnsi="Cambria Math" w:cs="Times New Roman"/>
          </w:rPr>
          <m:t>x</m:t>
        </m:r>
        <m:r>
          <m:rPr>
            <m:lit/>
            <m:sty m:val="p"/>
          </m:rPr>
          <w:rPr>
            <w:rFonts w:ascii="Cambria Math" w:eastAsiaTheme="minorEastAsia" w:hAnsi="Cambria Math" w:cs="Times New Roman"/>
          </w:rPr>
          <m:t>≠</m:t>
        </m:r>
        <m:r>
          <m:rPr>
            <m:sty m:val="p"/>
          </m:rPr>
          <w:rPr>
            <w:rFonts w:ascii="Cambria Math" w:eastAsiaTheme="minorEastAsia" w:hAnsi="Cambria Math" w:cs="Times New Roman"/>
          </w:rPr>
          <m:t xml:space="preserve"> y</m:t>
        </m:r>
      </m:oMath>
      <w:r>
        <w:rPr>
          <w:rFonts w:ascii="Times New Roman" w:eastAsiaTheme="minorEastAsia" w:hAnsi="Times New Roman" w:cs="Times New Roman"/>
        </w:rPr>
        <w:t xml:space="preserve"> (Conclusion of mereological pluralism)</w:t>
      </w:r>
    </w:p>
    <w:p w14:paraId="2433FC1A" w14:textId="28D226C9" w:rsidR="00132D2E" w:rsidRPr="00FD1476" w:rsidRDefault="00132D2E" w:rsidP="00132D2E">
      <w:pPr>
        <w:spacing w:line="360" w:lineRule="auto"/>
        <w:ind w:firstLine="360"/>
        <w:jc w:val="both"/>
        <w:rPr>
          <w:rFonts w:ascii="Times New Roman" w:eastAsiaTheme="minorEastAsia" w:hAnsi="Times New Roman" w:cs="Times New Roman"/>
        </w:rPr>
      </w:pPr>
      <w:r>
        <w:rPr>
          <w:rFonts w:ascii="Times New Roman" w:eastAsiaTheme="minorEastAsia" w:hAnsi="Times New Roman" w:cs="Times New Roman"/>
        </w:rPr>
        <w:t>Lewis’s solution emerges from what he calls the ‘inconstancy of de re representations</w:t>
      </w:r>
      <w:r w:rsidR="00594E8C">
        <w:rPr>
          <w:rStyle w:val="FootnoteReference"/>
          <w:rFonts w:ascii="Times New Roman" w:eastAsiaTheme="minorEastAsia" w:hAnsi="Times New Roman" w:cs="Times New Roman"/>
        </w:rPr>
        <w:footnoteReference w:id="3"/>
      </w:r>
      <w:r>
        <w:rPr>
          <w:rFonts w:ascii="Times New Roman" w:eastAsiaTheme="minorEastAsia" w:hAnsi="Times New Roman" w:cs="Times New Roman"/>
        </w:rPr>
        <w:t>’</w:t>
      </w:r>
      <w:r w:rsidR="00CD1779">
        <w:rPr>
          <w:rFonts w:ascii="Times New Roman" w:eastAsiaTheme="minorEastAsia" w:hAnsi="Times New Roman" w:cs="Times New Roman"/>
        </w:rPr>
        <w:t xml:space="preserve"> (Noo</w:t>
      </w:r>
      <w:ins w:id="3" w:author="Gail Leckie" w:date="2025-03-13T12:43:00Z">
        <w:r w:rsidR="00FE3A0E">
          <w:rPr>
            <w:rFonts w:ascii="Times New Roman" w:eastAsiaTheme="minorEastAsia" w:hAnsi="Times New Roman" w:cs="Times New Roman"/>
          </w:rPr>
          <w:t>n</w:t>
        </w:r>
      </w:ins>
      <w:r w:rsidR="00CD1779">
        <w:rPr>
          <w:rFonts w:ascii="Times New Roman" w:eastAsiaTheme="minorEastAsia" w:hAnsi="Times New Roman" w:cs="Times New Roman"/>
        </w:rPr>
        <w:t>an calls this Abel</w:t>
      </w:r>
      <w:ins w:id="4" w:author="Gail Leckie" w:date="2025-03-13T12:43:00Z">
        <w:r w:rsidR="00FE3A0E">
          <w:rPr>
            <w:rFonts w:ascii="Times New Roman" w:eastAsiaTheme="minorEastAsia" w:hAnsi="Times New Roman" w:cs="Times New Roman"/>
          </w:rPr>
          <w:t>ar</w:t>
        </w:r>
      </w:ins>
      <w:r w:rsidR="00CD1779">
        <w:rPr>
          <w:rFonts w:ascii="Times New Roman" w:eastAsiaTheme="minorEastAsia" w:hAnsi="Times New Roman" w:cs="Times New Roman"/>
        </w:rPr>
        <w:t>d</w:t>
      </w:r>
      <w:del w:id="5" w:author="Gail Leckie" w:date="2025-03-13T12:43:00Z">
        <w:r w:rsidR="00CD1779" w:rsidDel="00FE3A0E">
          <w:rPr>
            <w:rFonts w:ascii="Times New Roman" w:eastAsiaTheme="minorEastAsia" w:hAnsi="Times New Roman" w:cs="Times New Roman"/>
          </w:rPr>
          <w:delText>er</w:delText>
        </w:r>
      </w:del>
      <w:r w:rsidR="00CD1779">
        <w:rPr>
          <w:rFonts w:ascii="Times New Roman" w:eastAsiaTheme="minorEastAsia" w:hAnsi="Times New Roman" w:cs="Times New Roman"/>
        </w:rPr>
        <w:t>ian predicates)</w:t>
      </w:r>
      <w:r>
        <w:rPr>
          <w:rFonts w:ascii="Times New Roman" w:eastAsiaTheme="minorEastAsia" w:hAnsi="Times New Roman" w:cs="Times New Roman"/>
        </w:rPr>
        <w:t xml:space="preserve">. </w:t>
      </w:r>
      <w:r w:rsidR="00FD1476">
        <w:rPr>
          <w:rFonts w:ascii="Times New Roman" w:eastAsiaTheme="minorEastAsia" w:hAnsi="Times New Roman" w:cs="Times New Roman"/>
        </w:rPr>
        <w:t xml:space="preserve">In essence, Lewis suggests that there are different ways in representing the same object – for instance, calling something </w:t>
      </w:r>
      <w:del w:id="6" w:author="Gail Leckie" w:date="2025-03-13T12:44:00Z">
        <w:r w:rsidR="00FD1476" w:rsidDel="00FE3A0E">
          <w:rPr>
            <w:rFonts w:ascii="Times New Roman" w:eastAsiaTheme="minorEastAsia" w:hAnsi="Times New Roman" w:cs="Times New Roman"/>
          </w:rPr>
          <w:delText xml:space="preserve">a </w:delText>
        </w:r>
      </w:del>
      <w:r w:rsidR="00FD1476">
        <w:rPr>
          <w:rFonts w:ascii="Times New Roman" w:eastAsiaTheme="minorEastAsia" w:hAnsi="Times New Roman" w:cs="Times New Roman"/>
        </w:rPr>
        <w:t>‘Humphrey’ vs calling something ‘human’. These different ways of referencing the same object gives us different answers on whether they satisfy certain modal predicates. Now, consider the modal predicate of “…could have been a poached egg”. According to Lewis, we only satisfy this modal predicate if we have some counterpart existing in some possible world</w:t>
      </w:r>
      <w:ins w:id="7" w:author="Gail Leckie" w:date="2025-03-13T12:44:00Z">
        <w:r w:rsidR="00FE3A0E">
          <w:rPr>
            <w:rFonts w:ascii="Times New Roman" w:eastAsiaTheme="minorEastAsia" w:hAnsi="Times New Roman" w:cs="Times New Roman"/>
          </w:rPr>
          <w:t xml:space="preserve"> that is in fact a poached egg</w:t>
        </w:r>
      </w:ins>
      <w:r w:rsidR="00FD1476">
        <w:rPr>
          <w:rFonts w:ascii="Times New Roman" w:eastAsiaTheme="minorEastAsia" w:hAnsi="Times New Roman" w:cs="Times New Roman"/>
        </w:rPr>
        <w:t xml:space="preserve">. An object P is said to have a counterpart relation with another object Q if, roughly, P is similar to Q in the </w:t>
      </w:r>
      <w:r w:rsidR="00FD1476" w:rsidRPr="00FD1476">
        <w:rPr>
          <w:rFonts w:ascii="Times New Roman" w:eastAsiaTheme="minorEastAsia" w:hAnsi="Times New Roman" w:cs="Times New Roman"/>
          <w:i/>
          <w:iCs/>
        </w:rPr>
        <w:t>relevant</w:t>
      </w:r>
      <w:r w:rsidR="00FD1476">
        <w:rPr>
          <w:rFonts w:ascii="Times New Roman" w:eastAsiaTheme="minorEastAsia" w:hAnsi="Times New Roman" w:cs="Times New Roman"/>
        </w:rPr>
        <w:t xml:space="preserve"> respects. These relevant respects are picked out according to the way we represent an object – so,</w:t>
      </w:r>
      <w:r w:rsidR="00CD1779">
        <w:rPr>
          <w:rFonts w:ascii="Times New Roman" w:eastAsiaTheme="minorEastAsia" w:hAnsi="Times New Roman" w:cs="Times New Roman"/>
        </w:rPr>
        <w:t xml:space="preserve"> the modal predicate changes based on the term the predicate is attached to.</w:t>
      </w:r>
      <w:r w:rsidR="00FD1476">
        <w:rPr>
          <w:rFonts w:ascii="Times New Roman" w:eastAsiaTheme="minorEastAsia" w:hAnsi="Times New Roman" w:cs="Times New Roman"/>
        </w:rPr>
        <w:t xml:space="preserve"> </w:t>
      </w:r>
      <w:commentRangeStart w:id="8"/>
      <w:r w:rsidR="00FD1476">
        <w:rPr>
          <w:rFonts w:ascii="Times New Roman" w:eastAsiaTheme="minorEastAsia" w:hAnsi="Times New Roman" w:cs="Times New Roman"/>
        </w:rPr>
        <w:t xml:space="preserve">“Humphrey” </w:t>
      </w:r>
      <w:r w:rsidR="000A74BE">
        <w:rPr>
          <w:rFonts w:ascii="Times New Roman" w:eastAsiaTheme="minorEastAsia" w:hAnsi="Times New Roman" w:cs="Times New Roman"/>
        </w:rPr>
        <w:t>satisfies</w:t>
      </w:r>
      <w:r w:rsidR="00FD1476">
        <w:rPr>
          <w:rFonts w:ascii="Times New Roman" w:eastAsiaTheme="minorEastAsia" w:hAnsi="Times New Roman" w:cs="Times New Roman"/>
        </w:rPr>
        <w:t xml:space="preserve"> the modal predicate of being a poached egg, </w:t>
      </w:r>
      <w:commentRangeEnd w:id="8"/>
      <w:r w:rsidR="00FE3A0E">
        <w:rPr>
          <w:rStyle w:val="CommentReference"/>
        </w:rPr>
        <w:commentReference w:id="8"/>
      </w:r>
      <w:r w:rsidR="00FD1476">
        <w:rPr>
          <w:rFonts w:ascii="Times New Roman" w:eastAsiaTheme="minorEastAsia" w:hAnsi="Times New Roman" w:cs="Times New Roman"/>
        </w:rPr>
        <w:t>but “</w:t>
      </w:r>
      <w:r w:rsidR="00FD1476" w:rsidRPr="00CD1779">
        <w:rPr>
          <w:rFonts w:ascii="Times New Roman" w:eastAsiaTheme="minorEastAsia" w:hAnsi="Times New Roman" w:cs="Times New Roman"/>
        </w:rPr>
        <w:t>Humphrey</w:t>
      </w:r>
      <w:r w:rsidR="00FD1476">
        <w:rPr>
          <w:rFonts w:ascii="Times New Roman" w:eastAsiaTheme="minorEastAsia" w:hAnsi="Times New Roman" w:cs="Times New Roman"/>
          <w:i/>
          <w:iCs/>
        </w:rPr>
        <w:t xml:space="preserve"> the human</w:t>
      </w:r>
      <w:r w:rsidR="00FD1476">
        <w:rPr>
          <w:rFonts w:ascii="Times New Roman" w:eastAsiaTheme="minorEastAsia" w:hAnsi="Times New Roman" w:cs="Times New Roman"/>
        </w:rPr>
        <w:t>” does not</w:t>
      </w:r>
      <w:r w:rsidR="00CD1779">
        <w:rPr>
          <w:rFonts w:ascii="Times New Roman" w:eastAsiaTheme="minorEastAsia" w:hAnsi="Times New Roman" w:cs="Times New Roman"/>
        </w:rPr>
        <w:t xml:space="preserve">. Applying this to the plastic and dishpan case, the property “possibility-existing-after-being-melted” stands for </w:t>
      </w:r>
      <w:commentRangeStart w:id="9"/>
      <w:r w:rsidR="00CD1779">
        <w:rPr>
          <w:rFonts w:ascii="Times New Roman" w:eastAsiaTheme="minorEastAsia" w:hAnsi="Times New Roman" w:cs="Times New Roman"/>
        </w:rPr>
        <w:t>“has a counterpart under the dishpan counterpart relation</w:t>
      </w:r>
      <w:commentRangeEnd w:id="9"/>
      <w:r w:rsidR="00FF14DD">
        <w:rPr>
          <w:rStyle w:val="CommentReference"/>
        </w:rPr>
        <w:commentReference w:id="9"/>
      </w:r>
      <w:r w:rsidR="00CD1779">
        <w:rPr>
          <w:rFonts w:ascii="Times New Roman" w:eastAsiaTheme="minorEastAsia" w:hAnsi="Times New Roman" w:cs="Times New Roman"/>
        </w:rPr>
        <w:t xml:space="preserve"> which exists after being melted” when attached to “dishpan” and “has a counterpart under the plastic counterpart relation which exists after being melted” when attached to plastic</w:t>
      </w:r>
      <w:r w:rsidR="00594E8C">
        <w:rPr>
          <w:rStyle w:val="FootnoteReference"/>
          <w:rFonts w:ascii="Times New Roman" w:eastAsiaTheme="minorEastAsia" w:hAnsi="Times New Roman" w:cs="Times New Roman"/>
        </w:rPr>
        <w:footnoteReference w:id="4"/>
      </w:r>
      <w:r w:rsidR="00CD1779">
        <w:rPr>
          <w:rFonts w:ascii="Times New Roman" w:eastAsiaTheme="minorEastAsia" w:hAnsi="Times New Roman" w:cs="Times New Roman"/>
        </w:rPr>
        <w:t xml:space="preserve">. </w:t>
      </w:r>
      <w:ins w:id="10" w:author="Gail Leckie" w:date="2025-03-13T12:50:00Z">
        <w:r w:rsidR="00FF14DD">
          <w:rPr>
            <w:rFonts w:ascii="Times New Roman" w:eastAsiaTheme="minorEastAsia" w:hAnsi="Times New Roman" w:cs="Times New Roman"/>
          </w:rPr>
          <w:t>Great – maybe say a tiny bit about why the paraphrase is different – that it has to do with sh</w:t>
        </w:r>
      </w:ins>
      <w:ins w:id="11" w:author="Gail Leckie" w:date="2025-03-13T12:51:00Z">
        <w:r w:rsidR="00FF14DD">
          <w:rPr>
            <w:rFonts w:ascii="Times New Roman" w:eastAsiaTheme="minorEastAsia" w:hAnsi="Times New Roman" w:cs="Times New Roman"/>
          </w:rPr>
          <w:t xml:space="preserve">ift of linguistic context </w:t>
        </w:r>
      </w:ins>
      <w:r w:rsidR="00CD1779">
        <w:rPr>
          <w:rFonts w:ascii="Times New Roman" w:eastAsiaTheme="minorEastAsia" w:hAnsi="Times New Roman" w:cs="Times New Roman"/>
        </w:rPr>
        <w:t xml:space="preserve">So, A1 breaks down in (1), since the predicates are actually </w:t>
      </w:r>
      <m:oMath>
        <m:r>
          <w:rPr>
            <w:rFonts w:ascii="Cambria Math" w:eastAsiaTheme="minorEastAsia" w:hAnsi="Cambria Math" w:cs="Times New Roman"/>
          </w:rPr>
          <m:t>F(x)</m:t>
        </m:r>
      </m:oMath>
      <w:r w:rsidR="00CD1779">
        <w:rPr>
          <w:rFonts w:ascii="Times New Roman" w:eastAsiaTheme="minorEastAsia" w:hAnsi="Times New Roman" w:cs="Times New Roman"/>
        </w:rPr>
        <w:t xml:space="preserve"> and </w:t>
      </w:r>
      <m:oMath>
        <m:r>
          <w:rPr>
            <w:rFonts w:ascii="Cambria Math" w:eastAsiaTheme="minorEastAsia" w:hAnsi="Cambria Math" w:cs="Times New Roman"/>
          </w:rPr>
          <m:t>G(y)</m:t>
        </m:r>
      </m:oMath>
      <w:r w:rsidR="00CD1779">
        <w:rPr>
          <w:rFonts w:ascii="Times New Roman" w:eastAsiaTheme="minorEastAsia" w:hAnsi="Times New Roman" w:cs="Times New Roman"/>
        </w:rPr>
        <w:t xml:space="preserve">.  </w:t>
      </w:r>
      <w:r w:rsidR="004F432C">
        <w:rPr>
          <w:rFonts w:ascii="Times New Roman" w:eastAsiaTheme="minorEastAsia" w:hAnsi="Times New Roman" w:cs="Times New Roman"/>
        </w:rPr>
        <w:t>So, Lewis sidesteps the argument that mereological monis</w:t>
      </w:r>
      <w:r w:rsidR="000A74BE">
        <w:rPr>
          <w:rFonts w:ascii="Times New Roman" w:eastAsiaTheme="minorEastAsia" w:hAnsi="Times New Roman" w:cs="Times New Roman"/>
        </w:rPr>
        <w:t>m</w:t>
      </w:r>
      <w:r w:rsidR="004F432C">
        <w:rPr>
          <w:rFonts w:ascii="Times New Roman" w:eastAsiaTheme="minorEastAsia" w:hAnsi="Times New Roman" w:cs="Times New Roman"/>
        </w:rPr>
        <w:t xml:space="preserve"> violates an intuitive principle.  </w:t>
      </w:r>
    </w:p>
    <w:p w14:paraId="6A2E1DDF" w14:textId="7B9FEE5E" w:rsidR="004F432C" w:rsidRDefault="00F37953" w:rsidP="00486461">
      <w:pPr>
        <w:spacing w:line="360" w:lineRule="auto"/>
        <w:jc w:val="both"/>
        <w:rPr>
          <w:rFonts w:ascii="Times New Roman" w:eastAsiaTheme="minorEastAsia" w:hAnsi="Times New Roman" w:cs="Times New Roman"/>
        </w:rPr>
      </w:pPr>
      <w:r>
        <w:rPr>
          <w:rFonts w:ascii="Times New Roman" w:hAnsi="Times New Roman" w:cs="Times New Roman"/>
        </w:rPr>
        <w:lastRenderedPageBreak/>
        <w:tab/>
        <w:t xml:space="preserve">Where might this Lewisian approach go wrong? The first thing I would like to point out is that Lewis offers no real reason why what restricts the counterpart relation is the way in which we reference an object. Formally, we can define his counterpart relation </w:t>
      </w:r>
      <m:oMath>
        <m:r>
          <w:rPr>
            <w:rFonts w:ascii="Cambria Math" w:hAnsi="Cambria Math" w:cs="Times New Roman"/>
          </w:rPr>
          <m:t>R</m:t>
        </m:r>
      </m:oMath>
      <w:r>
        <w:rPr>
          <w:rFonts w:ascii="Times New Roman" w:eastAsiaTheme="minorEastAsia" w:hAnsi="Times New Roman" w:cs="Times New Roman"/>
        </w:rPr>
        <w:t xml:space="preserve"> as a set of three-tuples </w:t>
      </w:r>
      <m:oMath>
        <m:d>
          <m:dPr>
            <m:begChr m:val="⟨"/>
            <m:endChr m:val="⟩"/>
            <m:ctrlPr>
              <w:rPr>
                <w:rFonts w:ascii="Cambria Math" w:eastAsiaTheme="minorEastAsia" w:hAnsi="Cambria Math" w:cs="Times New Roman"/>
              </w:rPr>
            </m:ctrlPr>
          </m:dPr>
          <m:e>
            <m:sSub>
              <m:sSubPr>
                <m:ctrlPr>
                  <w:rPr>
                    <w:rFonts w:ascii="Cambria Math" w:eastAsiaTheme="minorEastAsia" w:hAnsi="Cambria Math" w:cs="Times New Roman"/>
                    <w:i/>
                  </w:rPr>
                </m:ctrlPr>
              </m:sSubPr>
              <m:e>
                <m:r>
                  <w:rPr>
                    <w:rFonts w:ascii="Cambria Math" w:eastAsiaTheme="minorEastAsia" w:hAnsi="Cambria Math" w:cs="Times New Roman"/>
                  </w:rPr>
                  <m:t>D</m:t>
                </m:r>
                <m:ctrlPr>
                  <w:rPr>
                    <w:rFonts w:ascii="Cambria Math" w:eastAsiaTheme="minorEastAsia" w:hAnsi="Cambria Math" w:cs="Times New Roman"/>
                  </w:rPr>
                </m:ctrlPr>
              </m:e>
              <m:sub>
                <m:r>
                  <w:rPr>
                    <w:rFonts w:ascii="Cambria Math" w:eastAsiaTheme="minorEastAsia" w:hAnsi="Cambria Math" w:cs="Times New Roman"/>
                  </w:rPr>
                  <m: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2</m:t>
                </m:r>
              </m:sub>
            </m:sSub>
            <m:r>
              <w:rPr>
                <w:rFonts w:ascii="Cambria Math" w:eastAsiaTheme="minorEastAsia" w:hAnsi="Cambria Math" w:cs="Times New Roman"/>
              </w:rPr>
              <m:t>,r</m:t>
            </m:r>
          </m:e>
        </m:d>
      </m:oMath>
      <w:r>
        <w:rPr>
          <w:rFonts w:ascii="Times New Roman" w:eastAsiaTheme="minorEastAsia" w:hAnsi="Times New Roman" w:cs="Times New Roman"/>
        </w:rPr>
        <w:t xml:space="preserve"> where </w:t>
      </w:r>
      <m:oMath>
        <m:sSub>
          <m:sSubPr>
            <m:ctrlPr>
              <w:del w:id="12" w:author="Gail Leckie" w:date="2025-03-13T12:51:00Z">
                <w:rPr>
                  <w:rFonts w:ascii="Cambria Math" w:eastAsiaTheme="minorEastAsia" w:hAnsi="Cambria Math" w:cs="Times New Roman"/>
                  <w:i/>
                </w:rPr>
              </w:del>
            </m:ctrlPr>
          </m:sSubPr>
          <m:e>
            <m:r>
              <w:del w:id="13" w:author="Gail Leckie" w:date="2025-03-13T12:51:00Z">
                <w:rPr>
                  <w:rFonts w:ascii="Cambria Math" w:eastAsiaTheme="minorEastAsia" w:hAnsi="Cambria Math" w:cs="Times New Roman"/>
                </w:rPr>
                <m:t>D</m:t>
              </w:del>
            </m:r>
          </m:e>
          <m:sub>
            <m:r>
              <w:del w:id="14" w:author="Gail Leckie" w:date="2025-03-13T12:51:00Z">
                <w:rPr>
                  <w:rFonts w:ascii="Cambria Math" w:eastAsiaTheme="minorEastAsia" w:hAnsi="Cambria Math" w:cs="Times New Roman"/>
                </w:rPr>
                <m:t>1</m:t>
              </w:del>
            </m:r>
          </m:sub>
        </m:sSub>
        <m:r>
          <w:ins w:id="15" w:author="Gail Leckie" w:date="2025-03-13T12:51:00Z">
            <w:rPr>
              <w:rFonts w:ascii="Cambria Math" w:eastAsiaTheme="minorEastAsia" w:hAnsi="Cambria Math" w:cs="Times New Roman"/>
            </w:rPr>
            <m:t>@</m:t>
          </w:ins>
        </m:r>
      </m:oMath>
      <w:r>
        <w:rPr>
          <w:rFonts w:ascii="Times New Roman" w:eastAsiaTheme="minorEastAsia" w:hAnsi="Times New Roman" w:cs="Times New Roman"/>
        </w:rPr>
        <w:t xml:space="preserve"> is the domain of objects in the actual world, and </w:t>
      </w:r>
      <m:oMath>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2</m:t>
            </m:r>
          </m:sub>
        </m:sSub>
      </m:oMath>
      <w:r>
        <w:rPr>
          <w:rFonts w:ascii="Times New Roman" w:eastAsiaTheme="minorEastAsia" w:hAnsi="Times New Roman" w:cs="Times New Roman"/>
        </w:rPr>
        <w:t xml:space="preserve"> is the domain of objects in world 2, and </w:t>
      </w:r>
      <w:commentRangeStart w:id="16"/>
      <m:oMath>
        <m:r>
          <w:rPr>
            <w:rFonts w:ascii="Cambria Math" w:eastAsiaTheme="minorEastAsia" w:hAnsi="Cambria Math" w:cs="Times New Roman"/>
          </w:rPr>
          <m:t>r</m:t>
        </m:r>
      </m:oMath>
      <w:r>
        <w:rPr>
          <w:rFonts w:ascii="Times New Roman" w:eastAsiaTheme="minorEastAsia" w:hAnsi="Times New Roman" w:cs="Times New Roman"/>
        </w:rPr>
        <w:t xml:space="preserve"> is </w:t>
      </w:r>
      <w:del w:id="17" w:author="Gail Leckie" w:date="2025-03-13T12:52:00Z">
        <w:r w:rsidDel="00FF14DD">
          <w:rPr>
            <w:rFonts w:ascii="Times New Roman" w:eastAsiaTheme="minorEastAsia" w:hAnsi="Times New Roman" w:cs="Times New Roman"/>
          </w:rPr>
          <w:delText xml:space="preserve">the </w:delText>
        </w:r>
      </w:del>
      <w:ins w:id="18" w:author="Gail Leckie" w:date="2025-03-13T12:52:00Z">
        <w:r w:rsidR="00FF14DD">
          <w:rPr>
            <w:rFonts w:ascii="Times New Roman" w:eastAsiaTheme="minorEastAsia" w:hAnsi="Times New Roman" w:cs="Times New Roman"/>
          </w:rPr>
          <w:t xml:space="preserve">a </w:t>
        </w:r>
      </w:ins>
      <w:r>
        <w:rPr>
          <w:rFonts w:ascii="Times New Roman" w:eastAsiaTheme="minorEastAsia" w:hAnsi="Times New Roman" w:cs="Times New Roman"/>
        </w:rPr>
        <w:t xml:space="preserve">way we reference the object in the actual world, </w:t>
      </w:r>
      <w:commentRangeEnd w:id="16"/>
      <w:r w:rsidR="00FF14DD">
        <w:rPr>
          <w:rStyle w:val="CommentReference"/>
        </w:rPr>
        <w:commentReference w:id="16"/>
      </w:r>
      <w:r>
        <w:rPr>
          <w:rFonts w:ascii="Times New Roman" w:eastAsiaTheme="minorEastAsia" w:hAnsi="Times New Roman" w:cs="Times New Roman"/>
        </w:rPr>
        <w:t xml:space="preserve">restricting over what respects a counterpart must be similar to the object in the actual world.  But why can’t we replace the restriction </w:t>
      </w:r>
      <m:oMath>
        <m:r>
          <w:rPr>
            <w:rFonts w:ascii="Cambria Math" w:eastAsiaTheme="minorEastAsia" w:hAnsi="Cambria Math" w:cs="Times New Roman"/>
          </w:rPr>
          <m:t>r</m:t>
        </m:r>
      </m:oMath>
      <w:r>
        <w:rPr>
          <w:rFonts w:ascii="Times New Roman" w:eastAsiaTheme="minorEastAsia" w:hAnsi="Times New Roman" w:cs="Times New Roman"/>
        </w:rPr>
        <w:t xml:space="preserve"> with instead the kinds of modal claims we are making – for instance, whether it is </w:t>
      </w:r>
      <w:commentRangeStart w:id="19"/>
      <w:r>
        <w:rPr>
          <w:rFonts w:ascii="Times New Roman" w:eastAsiaTheme="minorEastAsia" w:hAnsi="Times New Roman" w:cs="Times New Roman"/>
        </w:rPr>
        <w:t xml:space="preserve">physically possible, logically possible, or metaphysically possible for Humphrey to have been a poached egg? </w:t>
      </w:r>
      <w:r w:rsidR="00202211">
        <w:rPr>
          <w:rFonts w:ascii="Times New Roman" w:eastAsiaTheme="minorEastAsia" w:hAnsi="Times New Roman" w:cs="Times New Roman"/>
        </w:rPr>
        <w:t>Lewis gives no reason for prioritising this kind of restriction over anothe</w:t>
      </w:r>
      <w:commentRangeEnd w:id="19"/>
      <w:r w:rsidR="00FF14DD">
        <w:rPr>
          <w:rStyle w:val="CommentReference"/>
        </w:rPr>
        <w:commentReference w:id="19"/>
      </w:r>
      <w:r w:rsidR="00202211">
        <w:rPr>
          <w:rFonts w:ascii="Times New Roman" w:eastAsiaTheme="minorEastAsia" w:hAnsi="Times New Roman" w:cs="Times New Roman"/>
        </w:rPr>
        <w:t xml:space="preserve">r – and it is this restriction of counterpart relations to reference that supports his argument. </w:t>
      </w:r>
    </w:p>
    <w:p w14:paraId="5EEEF36D" w14:textId="08881012" w:rsidR="00E136F0" w:rsidRPr="00E136F0" w:rsidRDefault="00202211" w:rsidP="00486461">
      <w:pPr>
        <w:spacing w:line="360" w:lineRule="auto"/>
        <w:jc w:val="both"/>
        <w:rPr>
          <w:rFonts w:ascii="Times New Roman" w:eastAsiaTheme="minorEastAsia" w:hAnsi="Times New Roman" w:cs="Times New Roman"/>
        </w:rPr>
      </w:pPr>
      <w:r>
        <w:rPr>
          <w:rFonts w:ascii="Times New Roman" w:eastAsiaTheme="minorEastAsia" w:hAnsi="Times New Roman" w:cs="Times New Roman"/>
        </w:rPr>
        <w:tab/>
      </w:r>
      <w:r w:rsidR="00412498">
        <w:rPr>
          <w:rFonts w:ascii="Times New Roman" w:eastAsiaTheme="minorEastAsia" w:hAnsi="Times New Roman" w:cs="Times New Roman"/>
        </w:rPr>
        <w:t xml:space="preserve">Nevertheless, Lewis does have intuitive support for his argument. The familiar example from Quine shows us why: it is necessary that </w:t>
      </w:r>
      <w:commentRangeStart w:id="20"/>
      <w:r w:rsidR="00412498">
        <w:rPr>
          <w:rFonts w:ascii="Times New Roman" w:eastAsiaTheme="minorEastAsia" w:hAnsi="Times New Roman" w:cs="Times New Roman"/>
        </w:rPr>
        <w:t xml:space="preserve">8 </w:t>
      </w:r>
      <w:commentRangeEnd w:id="20"/>
      <w:r w:rsidR="00FF14DD">
        <w:rPr>
          <w:rStyle w:val="CommentReference"/>
        </w:rPr>
        <w:commentReference w:id="20"/>
      </w:r>
      <w:r w:rsidR="00412498">
        <w:rPr>
          <w:rFonts w:ascii="Times New Roman" w:eastAsiaTheme="minorEastAsia" w:hAnsi="Times New Roman" w:cs="Times New Roman"/>
        </w:rPr>
        <w:t xml:space="preserve">is greater than 7 we do not conclude that the </w:t>
      </w:r>
      <w:commentRangeStart w:id="21"/>
      <w:r w:rsidR="00412498">
        <w:rPr>
          <w:rFonts w:ascii="Times New Roman" w:eastAsiaTheme="minorEastAsia" w:hAnsi="Times New Roman" w:cs="Times New Roman"/>
        </w:rPr>
        <w:t xml:space="preserve">number of planets </w:t>
      </w:r>
      <w:commentRangeEnd w:id="21"/>
      <w:r w:rsidR="00FF14DD">
        <w:rPr>
          <w:rStyle w:val="CommentReference"/>
        </w:rPr>
        <w:commentReference w:id="21"/>
      </w:r>
      <w:r w:rsidR="00412498">
        <w:rPr>
          <w:rFonts w:ascii="Times New Roman" w:eastAsiaTheme="minorEastAsia" w:hAnsi="Times New Roman" w:cs="Times New Roman"/>
        </w:rPr>
        <w:t>is necessarily greater than 7</w:t>
      </w:r>
      <w:r w:rsidR="00594E8C">
        <w:rPr>
          <w:rStyle w:val="FootnoteReference"/>
          <w:rFonts w:ascii="Times New Roman" w:eastAsiaTheme="minorEastAsia" w:hAnsi="Times New Roman" w:cs="Times New Roman"/>
        </w:rPr>
        <w:footnoteReference w:id="5"/>
      </w:r>
      <w:r w:rsidR="00412498">
        <w:rPr>
          <w:rFonts w:ascii="Times New Roman" w:eastAsiaTheme="minorEastAsia" w:hAnsi="Times New Roman" w:cs="Times New Roman"/>
        </w:rPr>
        <w:t xml:space="preserve">. </w:t>
      </w:r>
      <w:ins w:id="22" w:author="Gail Leckie" w:date="2025-03-13T12:54:00Z">
        <w:r w:rsidR="00FF14DD">
          <w:rPr>
            <w:rFonts w:ascii="Times New Roman" w:eastAsiaTheme="minorEastAsia" w:hAnsi="Times New Roman" w:cs="Times New Roman"/>
          </w:rPr>
          <w:t>I think this is a different distinction: de re vs de dicto instead of two different counterpart relations fo</w:t>
        </w:r>
      </w:ins>
      <w:ins w:id="23" w:author="Gail Leckie" w:date="2025-03-13T12:55:00Z">
        <w:r w:rsidR="00FF14DD">
          <w:rPr>
            <w:rFonts w:ascii="Times New Roman" w:eastAsiaTheme="minorEastAsia" w:hAnsi="Times New Roman" w:cs="Times New Roman"/>
          </w:rPr>
          <w:t xml:space="preserve">r any </w:t>
        </w:r>
        <w:r w:rsidR="00FF14DD" w:rsidRPr="00FF14DD">
          <w:rPr>
            <w:rFonts w:ascii="Times New Roman" w:eastAsiaTheme="minorEastAsia" w:hAnsi="Times New Roman" w:cs="Times New Roman"/>
            <w:b/>
            <w:rPrChange w:id="24" w:author="Gail Leckie" w:date="2025-03-13T12:55:00Z">
              <w:rPr>
                <w:rFonts w:ascii="Times New Roman" w:eastAsiaTheme="minorEastAsia" w:hAnsi="Times New Roman" w:cs="Times New Roman"/>
              </w:rPr>
            </w:rPrChange>
          </w:rPr>
          <w:t>de re</w:t>
        </w:r>
        <w:r w:rsidR="00FF14DD">
          <w:rPr>
            <w:rFonts w:ascii="Times New Roman" w:eastAsiaTheme="minorEastAsia" w:hAnsi="Times New Roman" w:cs="Times New Roman"/>
          </w:rPr>
          <w:t xml:space="preserve"> thoughts about the single dishpan/plastic object </w:t>
        </w:r>
      </w:ins>
      <w:r w:rsidR="00E136F0">
        <w:rPr>
          <w:rFonts w:ascii="Times New Roman" w:eastAsiaTheme="minorEastAsia" w:hAnsi="Times New Roman" w:cs="Times New Roman"/>
        </w:rPr>
        <w:t>So far, the monist seems to have a strong defence. But Baker offers a distinct response that similarly exploits the modal properties of the dishpan and the plastic</w:t>
      </w:r>
      <w:r w:rsidR="00594E8C">
        <w:rPr>
          <w:rStyle w:val="FootnoteReference"/>
          <w:rFonts w:ascii="Times New Roman" w:eastAsiaTheme="minorEastAsia" w:hAnsi="Times New Roman" w:cs="Times New Roman"/>
        </w:rPr>
        <w:footnoteReference w:id="6"/>
      </w:r>
      <w:r w:rsidR="00E136F0">
        <w:rPr>
          <w:rFonts w:ascii="Times New Roman" w:eastAsiaTheme="minorEastAsia" w:hAnsi="Times New Roman" w:cs="Times New Roman"/>
        </w:rPr>
        <w:t xml:space="preserve">. If it is true, according to Lewis’s counterpart relation, that the way we reference something picks out the relevant respects in which the object and its counterpart must be similar, then we can make the following claims: </w:t>
      </w:r>
      <w:commentRangeStart w:id="25"/>
      <w:r w:rsidR="00E136F0">
        <w:rPr>
          <w:rFonts w:ascii="Times New Roman" w:eastAsiaTheme="minorEastAsia" w:hAnsi="Times New Roman" w:cs="Times New Roman"/>
        </w:rPr>
        <w:t xml:space="preserve">(1) the dishpan is essentially a dishpan, and (2) the plastic is not essentially a dishpan. </w:t>
      </w:r>
      <w:commentRangeEnd w:id="25"/>
      <w:r w:rsidR="00FF14DD">
        <w:rPr>
          <w:rStyle w:val="CommentReference"/>
        </w:rPr>
        <w:commentReference w:id="25"/>
      </w:r>
      <w:r w:rsidR="00E136F0">
        <w:rPr>
          <w:rFonts w:ascii="Times New Roman" w:eastAsiaTheme="minorEastAsia" w:hAnsi="Times New Roman" w:cs="Times New Roman"/>
        </w:rPr>
        <w:t>(1) follows from the fact that only dishpan-like objects can be considered the dishpan’s counterpart</w:t>
      </w:r>
      <w:ins w:id="26" w:author="Gail Leckie" w:date="2025-03-13T13:00:00Z">
        <w:r w:rsidR="00890DCA">
          <w:rPr>
            <w:rFonts w:ascii="Times New Roman" w:eastAsiaTheme="minorEastAsia" w:hAnsi="Times New Roman" w:cs="Times New Roman"/>
          </w:rPr>
          <w:t xml:space="preserve"> – not </w:t>
        </w:r>
        <w:proofErr w:type="spellStart"/>
        <w:r w:rsidR="00890DCA">
          <w:rPr>
            <w:rFonts w:ascii="Times New Roman" w:eastAsiaTheme="minorEastAsia" w:hAnsi="Times New Roman" w:cs="Times New Roman"/>
          </w:rPr>
          <w:t>acc</w:t>
        </w:r>
        <w:proofErr w:type="spellEnd"/>
        <w:r w:rsidR="00890DCA">
          <w:rPr>
            <w:rFonts w:ascii="Times New Roman" w:eastAsiaTheme="minorEastAsia" w:hAnsi="Times New Roman" w:cs="Times New Roman"/>
          </w:rPr>
          <w:t xml:space="preserve"> to Lewis.  </w:t>
        </w:r>
        <w:proofErr w:type="spellStart"/>
        <w:r w:rsidR="00890DCA">
          <w:rPr>
            <w:rFonts w:ascii="Times New Roman" w:eastAsiaTheme="minorEastAsia" w:hAnsi="Times New Roman" w:cs="Times New Roman"/>
          </w:rPr>
          <w:t>Acc</w:t>
        </w:r>
        <w:proofErr w:type="spellEnd"/>
        <w:r w:rsidR="00890DCA">
          <w:rPr>
            <w:rFonts w:ascii="Times New Roman" w:eastAsiaTheme="minorEastAsia" w:hAnsi="Times New Roman" w:cs="Times New Roman"/>
          </w:rPr>
          <w:t xml:space="preserve"> to Lewis the bin is also its counterpart.</w:t>
        </w:r>
      </w:ins>
      <w:r w:rsidR="00E136F0">
        <w:rPr>
          <w:rFonts w:ascii="Times New Roman" w:eastAsiaTheme="minorEastAsia" w:hAnsi="Times New Roman" w:cs="Times New Roman"/>
        </w:rPr>
        <w:t xml:space="preserve">, and (2) follows from the opposite. Now, we have found properties that the dishpan and the plastic differ in, and can conclude that the dishpan and the plastic are not numerically identical. </w:t>
      </w:r>
      <w:ins w:id="27" w:author="Gail Leckie" w:date="2025-03-13T13:00:00Z">
        <w:r w:rsidR="00890DCA" w:rsidRPr="00890DCA">
          <w:rPr>
            <w:rFonts w:ascii="Times New Roman" w:eastAsiaTheme="minorEastAsia" w:hAnsi="Times New Roman" w:cs="Times New Roman"/>
          </w:rPr>
          <w:sym w:font="Wingdings" w:char="F0DF"/>
        </w:r>
        <w:r w:rsidR="00890DCA">
          <w:rPr>
            <w:rFonts w:ascii="Times New Roman" w:eastAsiaTheme="minorEastAsia" w:hAnsi="Times New Roman" w:cs="Times New Roman"/>
          </w:rPr>
          <w:t xml:space="preserve">This seems unfair against Lewis.  </w:t>
        </w:r>
      </w:ins>
      <w:commentRangeStart w:id="28"/>
      <w:r w:rsidR="00E46D87">
        <w:rPr>
          <w:rFonts w:ascii="Times New Roman" w:eastAsiaTheme="minorEastAsia" w:hAnsi="Times New Roman" w:cs="Times New Roman"/>
        </w:rPr>
        <w:t xml:space="preserve">One must either beg the question by denying “…being essentially an F” as a genuine property, </w:t>
      </w:r>
      <w:commentRangeEnd w:id="28"/>
      <w:r w:rsidR="00890DCA">
        <w:rPr>
          <w:rStyle w:val="CommentReference"/>
        </w:rPr>
        <w:commentReference w:id="28"/>
      </w:r>
      <w:r w:rsidR="00E46D87">
        <w:rPr>
          <w:rFonts w:ascii="Times New Roman" w:eastAsiaTheme="minorEastAsia" w:hAnsi="Times New Roman" w:cs="Times New Roman"/>
        </w:rPr>
        <w:t xml:space="preserve">or argue that being intrinsically like a paradigm F is sufficient to be an F, which is plainly false, since being an F, say an artwork, can include relational properties such as being appreciated by someone. </w:t>
      </w:r>
    </w:p>
    <w:p w14:paraId="51344662" w14:textId="77777777" w:rsidR="00F37953" w:rsidRPr="00F37953" w:rsidRDefault="00F37953" w:rsidP="00486461">
      <w:pPr>
        <w:spacing w:line="360" w:lineRule="auto"/>
        <w:jc w:val="both"/>
        <w:rPr>
          <w:rFonts w:ascii="Times New Roman" w:eastAsiaTheme="minorEastAsia" w:hAnsi="Times New Roman" w:cs="Times New Roman"/>
        </w:rPr>
      </w:pPr>
    </w:p>
    <w:p w14:paraId="2B7768A2" w14:textId="087DA564" w:rsidR="000541FC" w:rsidRDefault="000541FC" w:rsidP="00486461">
      <w:pPr>
        <w:spacing w:line="360" w:lineRule="auto"/>
        <w:jc w:val="both"/>
        <w:rPr>
          <w:rFonts w:ascii="Times New Roman" w:hAnsi="Times New Roman" w:cs="Times New Roman"/>
        </w:rPr>
      </w:pPr>
      <w:r>
        <w:rPr>
          <w:rFonts w:ascii="Times New Roman" w:hAnsi="Times New Roman" w:cs="Times New Roman"/>
          <w:b/>
          <w:bCs/>
          <w:sz w:val="28"/>
          <w:szCs w:val="28"/>
        </w:rPr>
        <w:t>Mereological Nihilism: Handling the Counting problem</w:t>
      </w:r>
    </w:p>
    <w:p w14:paraId="4CA63507" w14:textId="79CBEC30" w:rsidR="000541FC" w:rsidRDefault="00496313" w:rsidP="00486461">
      <w:pPr>
        <w:spacing w:line="360" w:lineRule="auto"/>
        <w:jc w:val="both"/>
        <w:rPr>
          <w:rFonts w:ascii="Times New Roman" w:hAnsi="Times New Roman" w:cs="Times New Roman"/>
        </w:rPr>
      </w:pPr>
      <w:r>
        <w:rPr>
          <w:rFonts w:ascii="Times New Roman" w:hAnsi="Times New Roman" w:cs="Times New Roman"/>
        </w:rPr>
        <w:lastRenderedPageBreak/>
        <w:tab/>
        <w:t xml:space="preserve">Much of the arguments against monism do not try to subvert what I might call the counting problem pointed out by Lewis – </w:t>
      </w:r>
      <w:commentRangeStart w:id="29"/>
      <w:r>
        <w:rPr>
          <w:rFonts w:ascii="Times New Roman" w:hAnsi="Times New Roman" w:cs="Times New Roman"/>
        </w:rPr>
        <w:t>that there are multiple entities co-existing spatio-temporall</w:t>
      </w:r>
      <w:commentRangeEnd w:id="29"/>
      <w:r w:rsidR="00890DCA">
        <w:rPr>
          <w:rStyle w:val="CommentReference"/>
        </w:rPr>
        <w:commentReference w:id="29"/>
      </w:r>
      <w:r>
        <w:rPr>
          <w:rFonts w:ascii="Times New Roman" w:hAnsi="Times New Roman" w:cs="Times New Roman"/>
        </w:rPr>
        <w:t xml:space="preserve">y. So, if a solution can dispense with the monist commitment for cheap, we ought to adopt that solution. </w:t>
      </w:r>
    </w:p>
    <w:p w14:paraId="32BD9964" w14:textId="5E63994E" w:rsidR="00496313" w:rsidRDefault="00496313" w:rsidP="00486461">
      <w:pPr>
        <w:spacing w:line="360" w:lineRule="auto"/>
        <w:jc w:val="both"/>
        <w:rPr>
          <w:rFonts w:ascii="Times New Roman" w:hAnsi="Times New Roman" w:cs="Times New Roman"/>
        </w:rPr>
      </w:pPr>
      <w:r>
        <w:rPr>
          <w:rFonts w:ascii="Times New Roman" w:hAnsi="Times New Roman" w:cs="Times New Roman"/>
        </w:rPr>
        <w:tab/>
        <w:t xml:space="preserve">My solution mirrors what Sider calls Inwagen’s mereological nihilism: namely that there are no such things as composite objects, such as chairs or tables, and only </w:t>
      </w:r>
      <w:r w:rsidRPr="00496313">
        <w:rPr>
          <w:rFonts w:ascii="Times New Roman" w:hAnsi="Times New Roman" w:cs="Times New Roman"/>
          <w:i/>
          <w:iCs/>
        </w:rPr>
        <w:t>simples</w:t>
      </w:r>
      <w:r>
        <w:rPr>
          <w:rFonts w:ascii="Times New Roman" w:hAnsi="Times New Roman" w:cs="Times New Roman"/>
        </w:rPr>
        <w:t xml:space="preserve">. </w:t>
      </w:r>
      <w:commentRangeStart w:id="30"/>
      <w:r w:rsidR="00722814">
        <w:rPr>
          <w:rFonts w:ascii="Times New Roman" w:hAnsi="Times New Roman" w:cs="Times New Roman"/>
        </w:rPr>
        <w:t>Inwagen regards living beings as themselves simples so this view will be restricted to non-living material objects</w:t>
      </w:r>
      <w:commentRangeEnd w:id="30"/>
      <w:r w:rsidR="00A43983">
        <w:rPr>
          <w:rStyle w:val="CommentReference"/>
        </w:rPr>
        <w:commentReference w:id="30"/>
      </w:r>
      <w:r w:rsidR="00722814">
        <w:rPr>
          <w:rFonts w:ascii="Times New Roman" w:hAnsi="Times New Roman" w:cs="Times New Roman"/>
        </w:rPr>
        <w:t xml:space="preserve">. </w:t>
      </w:r>
      <w:r>
        <w:rPr>
          <w:rFonts w:ascii="Times New Roman" w:hAnsi="Times New Roman" w:cs="Times New Roman"/>
        </w:rPr>
        <w:t xml:space="preserve">So, when we say ‘that is a chair’, we really mean ‘that is a collection of simples which we call a chair’. There are no such objects such as </w:t>
      </w:r>
      <w:del w:id="31" w:author="Gail Leckie" w:date="2025-03-13T13:11:00Z">
        <w:r w:rsidDel="00C84AFA">
          <w:rPr>
            <w:rFonts w:ascii="Times New Roman" w:hAnsi="Times New Roman" w:cs="Times New Roman"/>
          </w:rPr>
          <w:delText>‘</w:delText>
        </w:r>
      </w:del>
      <w:r>
        <w:rPr>
          <w:rFonts w:ascii="Times New Roman" w:hAnsi="Times New Roman" w:cs="Times New Roman"/>
        </w:rPr>
        <w:t>chair</w:t>
      </w:r>
      <w:commentRangeStart w:id="32"/>
      <w:ins w:id="33" w:author="Gail Leckie" w:date="2025-03-13T13:11:00Z">
        <w:r w:rsidR="00C84AFA">
          <w:rPr>
            <w:rFonts w:ascii="Times New Roman" w:hAnsi="Times New Roman" w:cs="Times New Roman"/>
          </w:rPr>
          <w:t>s</w:t>
        </w:r>
      </w:ins>
      <w:del w:id="34" w:author="Gail Leckie" w:date="2025-03-13T13:11:00Z">
        <w:r w:rsidDel="00C84AFA">
          <w:rPr>
            <w:rFonts w:ascii="Times New Roman" w:hAnsi="Times New Roman" w:cs="Times New Roman"/>
          </w:rPr>
          <w:delText>’</w:delText>
        </w:r>
      </w:del>
      <w:commentRangeEnd w:id="32"/>
      <w:r w:rsidR="00C84AFA">
        <w:rPr>
          <w:rStyle w:val="CommentReference"/>
        </w:rPr>
        <w:commentReference w:id="32"/>
      </w:r>
      <w:r>
        <w:rPr>
          <w:rFonts w:ascii="Times New Roman" w:hAnsi="Times New Roman" w:cs="Times New Roman"/>
        </w:rPr>
        <w:t xml:space="preserve"> or </w:t>
      </w:r>
      <w:del w:id="35" w:author="Gail Leckie" w:date="2025-03-13T13:11:00Z">
        <w:r w:rsidDel="00C84AFA">
          <w:rPr>
            <w:rFonts w:ascii="Times New Roman" w:hAnsi="Times New Roman" w:cs="Times New Roman"/>
          </w:rPr>
          <w:delText>‘</w:delText>
        </w:r>
      </w:del>
      <w:r>
        <w:rPr>
          <w:rFonts w:ascii="Times New Roman" w:hAnsi="Times New Roman" w:cs="Times New Roman"/>
        </w:rPr>
        <w:t>statue</w:t>
      </w:r>
      <w:ins w:id="36" w:author="Gail Leckie" w:date="2025-03-13T13:11:00Z">
        <w:r w:rsidR="00C84AFA">
          <w:rPr>
            <w:rFonts w:ascii="Times New Roman" w:hAnsi="Times New Roman" w:cs="Times New Roman"/>
          </w:rPr>
          <w:t>s</w:t>
        </w:r>
      </w:ins>
      <w:del w:id="37" w:author="Gail Leckie" w:date="2025-03-13T13:11:00Z">
        <w:r w:rsidDel="00C84AFA">
          <w:rPr>
            <w:rFonts w:ascii="Times New Roman" w:hAnsi="Times New Roman" w:cs="Times New Roman"/>
          </w:rPr>
          <w:delText>’</w:delText>
        </w:r>
      </w:del>
      <w:r>
        <w:rPr>
          <w:rFonts w:ascii="Times New Roman" w:hAnsi="Times New Roman" w:cs="Times New Roman"/>
        </w:rPr>
        <w:t xml:space="preserve"> or ‘dishpan’ or even ‘</w:t>
      </w:r>
      <w:ins w:id="38" w:author="Gail Leckie" w:date="2025-03-13T13:11:00Z">
        <w:r w:rsidR="00C84AFA">
          <w:rPr>
            <w:rFonts w:ascii="Times New Roman" w:hAnsi="Times New Roman" w:cs="Times New Roman"/>
          </w:rPr>
          <w:t xml:space="preserve">piece of </w:t>
        </w:r>
      </w:ins>
      <w:r>
        <w:rPr>
          <w:rFonts w:ascii="Times New Roman" w:hAnsi="Times New Roman" w:cs="Times New Roman"/>
        </w:rPr>
        <w:t xml:space="preserve">plastic’. But does this not betray our natural language by positing that when we reference a ‘dishpan’ we are making some sort of error? I take a more moderate view to suggest that we do not commit a complete error when we say ‘that is a dishpan’ – we only commit an error in thinking that the ‘dishpan’ is some kind of object. Instead, I suggest that we can conceive of ‘composite objects’ as predicates i.e. ‘…has the property of being-a-dishpan’. This solution flies in the face of the pluralist and the monist – since the identity predicate is a binary relation over two objects, we are simply wrong in ever saying that a dishpan can be or cannot be numerically identical to one another since they are not objects at all! They are simply attributes or properties that cannot be the argument of the identity predicate. This also resolves the counting problem: there is only one object there – the collection of simples. There </w:t>
      </w:r>
      <w:commentRangeStart w:id="39"/>
      <w:r>
        <w:rPr>
          <w:rFonts w:ascii="Times New Roman" w:hAnsi="Times New Roman" w:cs="Times New Roman"/>
        </w:rPr>
        <w:t>is also a dishpan, and also plastic</w:t>
      </w:r>
      <w:commentRangeEnd w:id="39"/>
      <w:r w:rsidR="00C84AFA">
        <w:rPr>
          <w:rStyle w:val="CommentReference"/>
        </w:rPr>
        <w:commentReference w:id="39"/>
      </w:r>
      <w:r>
        <w:rPr>
          <w:rFonts w:ascii="Times New Roman" w:hAnsi="Times New Roman" w:cs="Times New Roman"/>
        </w:rPr>
        <w:t xml:space="preserve">, but these will not be included in our counting, because </w:t>
      </w:r>
      <w:r w:rsidR="0025229F">
        <w:rPr>
          <w:rFonts w:ascii="Times New Roman" w:hAnsi="Times New Roman" w:cs="Times New Roman"/>
        </w:rPr>
        <w:t xml:space="preserve">the ‘dishpan’ and ‘plastic’ are merely satisfied properties and not objects. And we can also accept that the dishpan and plastic are different properties without consequence. </w:t>
      </w:r>
      <w:ins w:id="40" w:author="Gail Leckie" w:date="2025-03-13T13:14:00Z">
        <w:r w:rsidR="00C84AFA">
          <w:rPr>
            <w:rFonts w:ascii="Times New Roman" w:hAnsi="Times New Roman" w:cs="Times New Roman"/>
          </w:rPr>
          <w:t>You can no longer count dishpans, dishpans don’t persist through time or have any properties.  Those seem like pretty big consequences to me.</w:t>
        </w:r>
      </w:ins>
    </w:p>
    <w:p w14:paraId="474F0AD1" w14:textId="5B8B29F5" w:rsidR="0025229F" w:rsidRDefault="0025229F" w:rsidP="00486461">
      <w:pPr>
        <w:spacing w:line="360" w:lineRule="auto"/>
        <w:jc w:val="both"/>
        <w:rPr>
          <w:rFonts w:ascii="Times New Roman" w:hAnsi="Times New Roman" w:cs="Times New Roman"/>
        </w:rPr>
      </w:pPr>
      <w:r>
        <w:rPr>
          <w:rFonts w:ascii="Times New Roman" w:hAnsi="Times New Roman" w:cs="Times New Roman"/>
        </w:rPr>
        <w:tab/>
        <w:t>There might be an absurdity in saying that “…being a dishpan” is merely a property. I will try to reduce this absurdity by construing the idea in terms of sets. We say that “…</w:t>
      </w:r>
      <w:r w:rsidR="000B0A88">
        <w:rPr>
          <w:rFonts w:ascii="Times New Roman" w:hAnsi="Times New Roman" w:cs="Times New Roman"/>
        </w:rPr>
        <w:t>having the property of being-like-a-</w:t>
      </w:r>
      <w:r>
        <w:rPr>
          <w:rFonts w:ascii="Times New Roman" w:hAnsi="Times New Roman" w:cs="Times New Roman"/>
        </w:rPr>
        <w:t xml:space="preserve">dishpan” </w:t>
      </w:r>
      <w:commentRangeStart w:id="41"/>
      <w:r>
        <w:rPr>
          <w:rFonts w:ascii="Times New Roman" w:hAnsi="Times New Roman" w:cs="Times New Roman"/>
        </w:rPr>
        <w:t>is a set of all objects that satisfy the property of being a dishpan</w:t>
      </w:r>
      <w:commentRangeEnd w:id="41"/>
      <w:r w:rsidR="00C84AFA">
        <w:rPr>
          <w:rStyle w:val="CommentReference"/>
        </w:rPr>
        <w:commentReference w:id="41"/>
      </w:r>
      <w:r>
        <w:rPr>
          <w:rFonts w:ascii="Times New Roman" w:hAnsi="Times New Roman" w:cs="Times New Roman"/>
        </w:rPr>
        <w:t>. But we can also define this set of objects as the intersection of sets that satisfies properties familiar to us, that together characterise what we think is a dishpan. The upshot of this is that the property of “…</w:t>
      </w:r>
      <w:r w:rsidR="000B0A88">
        <w:rPr>
          <w:rFonts w:ascii="Times New Roman" w:hAnsi="Times New Roman" w:cs="Times New Roman"/>
        </w:rPr>
        <w:t>having the property of being-like-a-</w:t>
      </w:r>
      <w:r>
        <w:rPr>
          <w:rFonts w:ascii="Times New Roman" w:hAnsi="Times New Roman" w:cs="Times New Roman"/>
        </w:rPr>
        <w:t>dishpan” is really an abbreviation of the conjunction of other predicates that are more familiar to us as putative properties such as “…being round in some area” and “…having a long shaped thing at the end” etc. I think this solves the problems confronting the monist and the pluralist. It now depends on whether the theory itself has independent costs.</w:t>
      </w:r>
    </w:p>
    <w:p w14:paraId="0E638C91" w14:textId="77777777" w:rsidR="00CD1779" w:rsidRDefault="00CD1779" w:rsidP="00486461">
      <w:pPr>
        <w:spacing w:line="360" w:lineRule="auto"/>
        <w:jc w:val="both"/>
        <w:rPr>
          <w:rFonts w:ascii="Times New Roman" w:hAnsi="Times New Roman" w:cs="Times New Roman"/>
        </w:rPr>
      </w:pPr>
    </w:p>
    <w:p w14:paraId="6F009FDB" w14:textId="24A0CB6A" w:rsidR="000541FC" w:rsidRDefault="000541FC" w:rsidP="0048646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Quantificational and Existence Problems for the solution </w:t>
      </w:r>
    </w:p>
    <w:p w14:paraId="6E741955" w14:textId="0800A5DC" w:rsidR="000541FC" w:rsidRDefault="0025229F" w:rsidP="00486461">
      <w:pPr>
        <w:spacing w:line="360" w:lineRule="auto"/>
        <w:jc w:val="both"/>
        <w:rPr>
          <w:rFonts w:ascii="Times New Roman" w:hAnsi="Times New Roman" w:cs="Times New Roman"/>
        </w:rPr>
      </w:pPr>
      <w:r>
        <w:rPr>
          <w:rFonts w:ascii="Times New Roman" w:hAnsi="Times New Roman" w:cs="Times New Roman"/>
        </w:rPr>
        <w:tab/>
        <w:t xml:space="preserve">I can think of two powerful objections against this view. </w:t>
      </w:r>
      <w:r w:rsidR="00722814">
        <w:rPr>
          <w:rFonts w:ascii="Times New Roman" w:hAnsi="Times New Roman" w:cs="Times New Roman"/>
        </w:rPr>
        <w:t xml:space="preserve">The first is the issue of existence – are there such things as simples? While I do think that this is an empirical question, intuitively, the things that ‘compose’ objects need to stop somewhere – be it atoms or quarks. </w:t>
      </w:r>
      <w:ins w:id="42" w:author="Gail Leckie" w:date="2025-03-13T13:16:00Z">
        <w:r w:rsidR="00C84AFA">
          <w:rPr>
            <w:rFonts w:ascii="Times New Roman" w:hAnsi="Times New Roman" w:cs="Times New Roman"/>
          </w:rPr>
          <w:t xml:space="preserve">Yes so no good if the world is gunky.  </w:t>
        </w:r>
      </w:ins>
      <w:r w:rsidR="00722814">
        <w:rPr>
          <w:rFonts w:ascii="Times New Roman" w:hAnsi="Times New Roman" w:cs="Times New Roman"/>
        </w:rPr>
        <w:t xml:space="preserve">I suspect that the name ‘simples’ also gives rise to the mistaken impression that there is some homogeneity with regards to simples while our candidates for what are to be considered simples are quite diverse: bosons, quarks and the like. But we need not commit to this homogeneity at all. </w:t>
      </w:r>
      <w:ins w:id="43" w:author="Gail Leckie" w:date="2025-03-13T13:17:00Z">
        <w:r w:rsidR="00C84AFA">
          <w:rPr>
            <w:rFonts w:ascii="Times New Roman" w:hAnsi="Times New Roman" w:cs="Times New Roman"/>
          </w:rPr>
          <w:t>agreed</w:t>
        </w:r>
      </w:ins>
    </w:p>
    <w:p w14:paraId="72FC1C16" w14:textId="4F6006F0" w:rsidR="00794F87" w:rsidRDefault="00722814" w:rsidP="00486461">
      <w:pPr>
        <w:spacing w:line="360" w:lineRule="auto"/>
        <w:jc w:val="both"/>
        <w:rPr>
          <w:rFonts w:ascii="Times New Roman" w:eastAsiaTheme="minorEastAsia" w:hAnsi="Times New Roman" w:cs="Times New Roman"/>
        </w:rPr>
      </w:pPr>
      <w:r>
        <w:rPr>
          <w:rFonts w:ascii="Times New Roman" w:hAnsi="Times New Roman" w:cs="Times New Roman"/>
        </w:rPr>
        <w:tab/>
        <w:t xml:space="preserve">The more pressing issue, I suspect, is what I would call a quantificational problem for the mereological nihilist view as I have presented it. Traditionally, we want to quantify over composite objects by saying “all statues are made out of clay” or “some dishpans are made out of plastic”. </w:t>
      </w:r>
      <w:r w:rsidR="000B0A88">
        <w:rPr>
          <w:rFonts w:ascii="Times New Roman" w:hAnsi="Times New Roman" w:cs="Times New Roman"/>
        </w:rPr>
        <w:t xml:space="preserve">Normally, we would do this by saying </w:t>
      </w:r>
      <m:oMath>
        <m:r>
          <m:rPr>
            <m:sty m:val="p"/>
          </m:rPr>
          <w:rPr>
            <w:rFonts w:ascii="Cambria Math" w:hAnsi="Cambria Math" w:cs="Times New Roman"/>
          </w:rPr>
          <m:t>∀</m:t>
        </m:r>
        <m:r>
          <w:rPr>
            <w:rFonts w:ascii="Cambria Math" w:hAnsi="Cambria Math" w:cs="Times New Roman"/>
          </w:rPr>
          <m:t>x</m:t>
        </m:r>
        <m:d>
          <m:dPr>
            <m:ctrlPr>
              <w:rPr>
                <w:rFonts w:ascii="Cambria Math" w:hAnsi="Cambria Math" w:cs="Times New Roman"/>
                <w:i/>
              </w:rPr>
            </m:ctrlPr>
          </m:dPr>
          <m:e>
            <m:r>
              <w:rPr>
                <w:rFonts w:ascii="Cambria Math" w:hAnsi="Cambria Math" w:cs="Times New Roman"/>
              </w:rPr>
              <m:t>Fx</m:t>
            </m:r>
            <m:r>
              <m:rPr>
                <m:sty m:val="p"/>
              </m:rPr>
              <w:rPr>
                <w:rFonts w:ascii="Cambria Math" w:hAnsi="Cambria Math" w:cs="Times New Roman"/>
              </w:rPr>
              <m:t>→</m:t>
            </m:r>
            <m:r>
              <w:rPr>
                <w:rFonts w:ascii="Cambria Math" w:hAnsi="Cambria Math" w:cs="Times New Roman"/>
              </w:rPr>
              <m:t>Gx</m:t>
            </m:r>
          </m:e>
        </m:d>
      </m:oMath>
      <w:r w:rsidR="000B0A88">
        <w:rPr>
          <w:rFonts w:ascii="Times New Roman" w:eastAsiaTheme="minorEastAsia" w:hAnsi="Times New Roman" w:cs="Times New Roman"/>
        </w:rPr>
        <w:t xml:space="preserve">, where </w:t>
      </w:r>
      <m:oMath>
        <m:r>
          <w:rPr>
            <w:rFonts w:ascii="Cambria Math" w:eastAsiaTheme="minorEastAsia" w:hAnsi="Cambria Math" w:cs="Times New Roman"/>
          </w:rPr>
          <m:t>F…</m:t>
        </m:r>
      </m:oMath>
      <w:r w:rsidR="000B0A88">
        <w:rPr>
          <w:rFonts w:ascii="Times New Roman" w:eastAsiaTheme="minorEastAsia" w:hAnsi="Times New Roman" w:cs="Times New Roman"/>
        </w:rPr>
        <w:t xml:space="preserve"> stands for </w:t>
      </w:r>
      <w:commentRangeStart w:id="44"/>
      <w:r w:rsidR="000B0A88">
        <w:rPr>
          <w:rFonts w:ascii="Times New Roman" w:eastAsiaTheme="minorEastAsia" w:hAnsi="Times New Roman" w:cs="Times New Roman"/>
        </w:rPr>
        <w:t>“…is a dishpan</w:t>
      </w:r>
      <w:commentRangeEnd w:id="44"/>
      <w:r w:rsidR="00C84AFA">
        <w:rPr>
          <w:rStyle w:val="CommentReference"/>
        </w:rPr>
        <w:commentReference w:id="44"/>
      </w:r>
      <w:r w:rsidR="000B0A88">
        <w:rPr>
          <w:rFonts w:ascii="Times New Roman" w:eastAsiaTheme="minorEastAsia" w:hAnsi="Times New Roman" w:cs="Times New Roman"/>
        </w:rPr>
        <w:t xml:space="preserve">” and </w:t>
      </w:r>
      <m:oMath>
        <m:r>
          <w:rPr>
            <w:rFonts w:ascii="Cambria Math" w:eastAsiaTheme="minorEastAsia" w:hAnsi="Cambria Math" w:cs="Times New Roman"/>
          </w:rPr>
          <m:t>G…</m:t>
        </m:r>
      </m:oMath>
      <w:r w:rsidR="000B0A88">
        <w:rPr>
          <w:rFonts w:ascii="Times New Roman" w:eastAsiaTheme="minorEastAsia" w:hAnsi="Times New Roman" w:cs="Times New Roman"/>
        </w:rPr>
        <w:t xml:space="preserve"> stands for “…</w:t>
      </w:r>
      <w:r w:rsidR="00794F87">
        <w:rPr>
          <w:rFonts w:ascii="Times New Roman" w:eastAsiaTheme="minorEastAsia" w:hAnsi="Times New Roman" w:cs="Times New Roman"/>
        </w:rPr>
        <w:t xml:space="preserve">are made out of </w:t>
      </w:r>
      <w:r w:rsidR="000B0A88">
        <w:rPr>
          <w:rFonts w:ascii="Times New Roman" w:eastAsiaTheme="minorEastAsia" w:hAnsi="Times New Roman" w:cs="Times New Roman"/>
        </w:rPr>
        <w:t>plastic”. Now suppose we replace the predicates with “…has the property/attribute of being-like-a-dishpan”</w:t>
      </w:r>
      <w:r w:rsidR="00794F87">
        <w:rPr>
          <w:rFonts w:ascii="Times New Roman" w:eastAsiaTheme="minorEastAsia" w:hAnsi="Times New Roman" w:cs="Times New Roman"/>
        </w:rPr>
        <w:t xml:space="preserve"> and “…has the property of being-made-out-of-plastic”. But this makes little sense! The collection of simples that have the property of being-like-a-dishpan surely do not have the property of being-made-out-of-plastic.</w:t>
      </w:r>
      <w:ins w:id="45" w:author="Gail Leckie" w:date="2025-03-13T13:18:00Z">
        <w:r w:rsidR="00C84AFA">
          <w:rPr>
            <w:rFonts w:ascii="Times New Roman" w:eastAsiaTheme="minorEastAsia" w:hAnsi="Times New Roman" w:cs="Times New Roman"/>
          </w:rPr>
          <w:t xml:space="preserve"> Why not?  Can you explain?</w:t>
        </w:r>
      </w:ins>
      <w:r w:rsidR="00794F87">
        <w:rPr>
          <w:rFonts w:ascii="Times New Roman" w:eastAsiaTheme="minorEastAsia" w:hAnsi="Times New Roman" w:cs="Times New Roman"/>
        </w:rPr>
        <w:t xml:space="preserve"> Suppose we change the predicate to read, “…has the property of being-like-plastic”, then we lose some semantic meaning that we intend to formalise. My diagnosis of the problem is this: when we change our view that there are no composite objects, </w:t>
      </w:r>
      <w:commentRangeStart w:id="46"/>
      <w:r w:rsidR="00794F87">
        <w:rPr>
          <w:rFonts w:ascii="Times New Roman" w:eastAsiaTheme="minorEastAsia" w:hAnsi="Times New Roman" w:cs="Times New Roman"/>
        </w:rPr>
        <w:t xml:space="preserve">and predicates like “…is a dishpan” become unacceptable and are instead “…has the property of being-like-a-dishpan”, </w:t>
      </w:r>
      <w:commentRangeEnd w:id="46"/>
      <w:r w:rsidR="00C84AFA">
        <w:rPr>
          <w:rStyle w:val="CommentReference"/>
        </w:rPr>
        <w:commentReference w:id="46"/>
      </w:r>
      <w:r w:rsidR="00794F87">
        <w:rPr>
          <w:rFonts w:ascii="Times New Roman" w:eastAsiaTheme="minorEastAsia" w:hAnsi="Times New Roman" w:cs="Times New Roman"/>
        </w:rPr>
        <w:t xml:space="preserve">we no longer quantify over dishpans but instead over collections of simples that satisfy such a property. We can no longer talk directly about dishpans and their corresponding properties. So, either, the nihilist faces a loss in formal expressive power, or he must find some other way to subvert this. </w:t>
      </w:r>
    </w:p>
    <w:p w14:paraId="72AE8D4B" w14:textId="2172053F" w:rsidR="00B604EC" w:rsidRPr="00B604EC" w:rsidRDefault="00794F87" w:rsidP="00486461">
      <w:pPr>
        <w:spacing w:line="360" w:lineRule="auto"/>
        <w:jc w:val="both"/>
        <w:rPr>
          <w:rFonts w:ascii="Times New Roman" w:eastAsiaTheme="minorEastAsia" w:hAnsi="Times New Roman" w:cs="Times New Roman"/>
        </w:rPr>
      </w:pPr>
      <w:r>
        <w:rPr>
          <w:rFonts w:ascii="Times New Roman" w:eastAsiaTheme="minorEastAsia" w:hAnsi="Times New Roman" w:cs="Times New Roman"/>
        </w:rPr>
        <w:tab/>
        <w:t xml:space="preserve">There is one way to circumvent this issue, which is to quantify over the attributes themselves. In other words, for some predicate </w:t>
      </w:r>
      <m:oMath>
        <m:r>
          <w:rPr>
            <w:rFonts w:ascii="Cambria Math" w:eastAsiaTheme="minorEastAsia" w:hAnsi="Cambria Math" w:cs="Times New Roman"/>
          </w:rPr>
          <m:t>F</m:t>
        </m:r>
      </m:oMath>
      <w:r>
        <w:rPr>
          <w:rFonts w:ascii="Times New Roman" w:eastAsiaTheme="minorEastAsia" w:hAnsi="Times New Roman" w:cs="Times New Roman"/>
        </w:rPr>
        <w:t xml:space="preserve">, it is permissible to write </w:t>
      </w:r>
      <m:oMath>
        <m:r>
          <m:rPr>
            <m:sty m:val="p"/>
          </m:rPr>
          <w:rPr>
            <w:rFonts w:ascii="Cambria Math" w:eastAsiaTheme="minorEastAsia" w:hAnsi="Cambria Math" w:cs="Times New Roman"/>
          </w:rPr>
          <m:t>∀</m:t>
        </m:r>
        <m:r>
          <w:rPr>
            <w:rFonts w:ascii="Cambria Math" w:eastAsiaTheme="minorEastAsia" w:hAnsi="Cambria Math" w:cs="Times New Roman"/>
          </w:rPr>
          <m:t>F</m:t>
        </m:r>
      </m:oMath>
      <w:r>
        <w:rPr>
          <w:rFonts w:ascii="Times New Roman" w:eastAsiaTheme="minorEastAsia" w:hAnsi="Times New Roman" w:cs="Times New Roman"/>
        </w:rPr>
        <w:t>, where the predicate now acts as a predicate variable with varying extensions of admissible n-tuple</w:t>
      </w:r>
      <w:r w:rsidR="00B604EC">
        <w:rPr>
          <w:rFonts w:ascii="Times New Roman" w:eastAsiaTheme="minorEastAsia" w:hAnsi="Times New Roman" w:cs="Times New Roman"/>
        </w:rPr>
        <w:t xml:space="preserve"> relations. While the adoption of second-order logic does not admit the reversion of the predicate to “…being made out of plastic”, it does reduce the loss. For instance: </w:t>
      </w:r>
      <m:oMath>
        <m:r>
          <m:rPr>
            <m:sty m:val="p"/>
          </m:rPr>
          <w:rPr>
            <w:rFonts w:ascii="Cambria Math" w:eastAsiaTheme="minorEastAsia" w:hAnsi="Cambria Math" w:cs="Times New Roman"/>
          </w:rPr>
          <m:t>∀</m:t>
        </m:r>
        <m:r>
          <w:rPr>
            <w:rFonts w:ascii="Cambria Math" w:eastAsiaTheme="minorEastAsia" w:hAnsi="Cambria Math" w:cs="Times New Roman"/>
          </w:rPr>
          <m:t>F</m:t>
        </m:r>
        <m:r>
          <m:rPr>
            <m:sty m:val="p"/>
          </m:rPr>
          <w:rPr>
            <w:rFonts w:ascii="Cambria Math" w:eastAsiaTheme="minorEastAsia" w:hAnsi="Cambria Math" w:cs="Times New Roman"/>
          </w:rPr>
          <m:t>∀</m:t>
        </m:r>
        <m:r>
          <w:rPr>
            <w:rFonts w:ascii="Cambria Math" w:eastAsiaTheme="minorEastAsia" w:hAnsi="Cambria Math" w:cs="Times New Roman"/>
          </w:rPr>
          <m:t>x</m:t>
        </m:r>
        <m:d>
          <m:dPr>
            <m:ctrlPr>
              <w:rPr>
                <w:rFonts w:ascii="Cambria Math" w:eastAsiaTheme="minorEastAsia" w:hAnsi="Cambria Math" w:cs="Times New Roman"/>
                <w:i/>
              </w:rPr>
            </m:ctrlPr>
          </m:dPr>
          <m:e>
            <m:r>
              <w:rPr>
                <w:rFonts w:ascii="Cambria Math" w:eastAsiaTheme="minorEastAsia" w:hAnsi="Cambria Math" w:cs="Times New Roman"/>
              </w:rPr>
              <m:t>Fx</m:t>
            </m:r>
            <m:r>
              <m:rPr>
                <m:sty m:val="p"/>
              </m:rPr>
              <w:rPr>
                <w:rFonts w:ascii="Cambria Math" w:eastAsiaTheme="minorEastAsia" w:hAnsi="Cambria Math" w:cs="Times New Roman"/>
              </w:rPr>
              <m:t>→</m:t>
            </m:r>
            <m:r>
              <w:rPr>
                <w:rFonts w:ascii="Cambria Math" w:eastAsiaTheme="minorEastAsia" w:hAnsi="Cambria Math" w:cs="Times New Roman"/>
              </w:rPr>
              <m:t>Gx</m:t>
            </m:r>
          </m:e>
        </m:d>
      </m:oMath>
      <w:r w:rsidR="00B604EC">
        <w:rPr>
          <w:rFonts w:ascii="Times New Roman" w:eastAsiaTheme="minorEastAsia" w:hAnsi="Times New Roman" w:cs="Times New Roman"/>
        </w:rPr>
        <w:t xml:space="preserve"> reads, “for all sets of things that have the property of being-like-a-dishpan, for all collection of simples such that the collection of simples has the property of being-like-a-dishpan, they have the property of being-like-plastic”. Then, if all simples in all the sets of things that have the </w:t>
      </w:r>
      <w:r w:rsidR="00B604EC">
        <w:rPr>
          <w:rFonts w:ascii="Times New Roman" w:eastAsiaTheme="minorEastAsia" w:hAnsi="Times New Roman" w:cs="Times New Roman"/>
        </w:rPr>
        <w:lastRenderedPageBreak/>
        <w:t>property of being-like-a-dishpan also have the property of being-like-plastic, does this not sound like “all statues are made out of plastic”? Of course, it is a controversial matter over whether second-order logic is to be considered logic</w:t>
      </w:r>
      <w:r w:rsidR="00594E8C">
        <w:rPr>
          <w:rStyle w:val="FootnoteReference"/>
          <w:rFonts w:ascii="Times New Roman" w:eastAsiaTheme="minorEastAsia" w:hAnsi="Times New Roman" w:cs="Times New Roman"/>
        </w:rPr>
        <w:footnoteReference w:id="7"/>
      </w:r>
      <w:r w:rsidR="00B604EC">
        <w:rPr>
          <w:rFonts w:ascii="Times New Roman" w:eastAsiaTheme="minorEastAsia" w:hAnsi="Times New Roman" w:cs="Times New Roman"/>
        </w:rPr>
        <w:t xml:space="preserve">, but I don’t think that finds itself in this debate because we have shown that there is some way of quantifying over composite objects even without committing to their existence. </w:t>
      </w:r>
    </w:p>
    <w:p w14:paraId="71197A92" w14:textId="77777777" w:rsidR="000B0A88" w:rsidRPr="000B0A88" w:rsidRDefault="000B0A88" w:rsidP="00486461">
      <w:pPr>
        <w:spacing w:line="360" w:lineRule="auto"/>
        <w:jc w:val="both"/>
        <w:rPr>
          <w:rFonts w:ascii="Times New Roman" w:eastAsiaTheme="minorEastAsia" w:hAnsi="Times New Roman" w:cs="Times New Roman"/>
        </w:rPr>
      </w:pPr>
    </w:p>
    <w:p w14:paraId="5D26A3D3" w14:textId="2D4CAF66" w:rsidR="000541FC" w:rsidRDefault="000541FC" w:rsidP="00486461">
      <w:pPr>
        <w:spacing w:line="360" w:lineRule="auto"/>
        <w:jc w:val="both"/>
        <w:rPr>
          <w:rFonts w:ascii="Times New Roman" w:hAnsi="Times New Roman" w:cs="Times New Roman"/>
        </w:rPr>
      </w:pPr>
      <w:r>
        <w:rPr>
          <w:rFonts w:ascii="Times New Roman" w:hAnsi="Times New Roman" w:cs="Times New Roman"/>
          <w:b/>
          <w:bCs/>
          <w:sz w:val="28"/>
          <w:szCs w:val="28"/>
        </w:rPr>
        <w:t>Conclusion</w:t>
      </w:r>
    </w:p>
    <w:p w14:paraId="0437FCCC" w14:textId="418D1351" w:rsidR="00DF54D8" w:rsidRDefault="00B604EC" w:rsidP="00911DFE">
      <w:pPr>
        <w:spacing w:line="360" w:lineRule="auto"/>
        <w:jc w:val="both"/>
        <w:rPr>
          <w:ins w:id="47" w:author="Gail Leckie" w:date="2025-03-13T13:19:00Z"/>
          <w:rFonts w:ascii="Times New Roman" w:hAnsi="Times New Roman" w:cs="Times New Roman"/>
        </w:rPr>
      </w:pPr>
      <w:r>
        <w:rPr>
          <w:rFonts w:ascii="Times New Roman" w:hAnsi="Times New Roman" w:cs="Times New Roman"/>
        </w:rPr>
        <w:tab/>
        <w:t xml:space="preserve">I have submitted the thesis that we can avoid the problems facing both the pluralist (the counting problem) and the monist (how can two things with different properties be numerically identical?) by denying the existence of composite objects, and maintaining that only simples exist. </w:t>
      </w:r>
      <w:ins w:id="48" w:author="Gail Leckie" w:date="2025-03-13T12:56:00Z">
        <w:r w:rsidR="00FF14DD">
          <w:rPr>
            <w:rFonts w:ascii="Times New Roman" w:hAnsi="Times New Roman" w:cs="Times New Roman"/>
          </w:rPr>
          <w:t xml:space="preserve">Very nice </w:t>
        </w:r>
      </w:ins>
      <w:r w:rsidR="003C77C0">
        <w:rPr>
          <w:rFonts w:ascii="Times New Roman" w:hAnsi="Times New Roman" w:cs="Times New Roman"/>
        </w:rPr>
        <w:t>With this theory in mind, we can maintain (i) that there is only one thing existing in that spatio-temporal region (simples), (ii) that</w:t>
      </w:r>
      <w:r w:rsidR="00911DFE">
        <w:rPr>
          <w:rFonts w:ascii="Times New Roman" w:hAnsi="Times New Roman" w:cs="Times New Roman"/>
        </w:rPr>
        <w:t xml:space="preserve"> we need not maintain that objects numerically identical to one another might have incompatible properties. </w:t>
      </w:r>
      <w:r w:rsidR="003C77C0">
        <w:rPr>
          <w:rFonts w:ascii="Times New Roman" w:hAnsi="Times New Roman" w:cs="Times New Roman"/>
        </w:rPr>
        <w:t xml:space="preserve">I have also argued that problems confronting </w:t>
      </w:r>
      <w:r w:rsidR="00911DFE">
        <w:rPr>
          <w:rFonts w:ascii="Times New Roman" w:hAnsi="Times New Roman" w:cs="Times New Roman"/>
        </w:rPr>
        <w:t>this solution can be resolved by resorting to Second Order Logic.</w:t>
      </w:r>
    </w:p>
    <w:p w14:paraId="5C2AEF21" w14:textId="5548454D" w:rsidR="00C84AFA" w:rsidRDefault="00C84AFA" w:rsidP="00911DFE">
      <w:pPr>
        <w:spacing w:line="360" w:lineRule="auto"/>
        <w:jc w:val="both"/>
        <w:rPr>
          <w:rFonts w:ascii="Times New Roman" w:hAnsi="Times New Roman" w:cs="Times New Roman"/>
        </w:rPr>
      </w:pPr>
      <w:ins w:id="49" w:author="Gail Leckie" w:date="2025-03-13T13:19:00Z">
        <w:r>
          <w:rPr>
            <w:rFonts w:ascii="Times New Roman" w:hAnsi="Times New Roman" w:cs="Times New Roman"/>
          </w:rPr>
          <w:t xml:space="preserve">I would say there are big problems for the mereological nihilist view.  </w:t>
        </w:r>
      </w:ins>
      <w:ins w:id="50" w:author="Gail Leckie" w:date="2025-03-13T13:20:00Z">
        <w:r>
          <w:rPr>
            <w:rFonts w:ascii="Times New Roman" w:hAnsi="Times New Roman" w:cs="Times New Roman"/>
          </w:rPr>
          <w:t xml:space="preserve">I also think you </w:t>
        </w:r>
        <w:proofErr w:type="spellStart"/>
        <w:r>
          <w:rPr>
            <w:rFonts w:ascii="Times New Roman" w:hAnsi="Times New Roman" w:cs="Times New Roman"/>
          </w:rPr>
          <w:t>havne’t</w:t>
        </w:r>
        <w:proofErr w:type="spellEnd"/>
        <w:r>
          <w:rPr>
            <w:rFonts w:ascii="Times New Roman" w:hAnsi="Times New Roman" w:cs="Times New Roman"/>
          </w:rPr>
          <w:t xml:space="preserve"> quite accurately expressed the Lewisian counterpart response to LL puzzles.  </w:t>
        </w:r>
      </w:ins>
      <w:ins w:id="51" w:author="Gail Leckie" w:date="2025-03-13T13:19:00Z">
        <w:r>
          <w:rPr>
            <w:rFonts w:ascii="Times New Roman" w:hAnsi="Times New Roman" w:cs="Times New Roman"/>
          </w:rPr>
          <w:t xml:space="preserve">But very nicely constructed essay.  </w:t>
        </w:r>
      </w:ins>
    </w:p>
    <w:p w14:paraId="64D4D34B" w14:textId="77777777" w:rsidR="00594E8C" w:rsidRDefault="00594E8C" w:rsidP="00911DFE">
      <w:pPr>
        <w:spacing w:line="360" w:lineRule="auto"/>
        <w:jc w:val="both"/>
        <w:rPr>
          <w:rFonts w:ascii="Times New Roman" w:hAnsi="Times New Roman" w:cs="Times New Roman"/>
        </w:rPr>
      </w:pPr>
    </w:p>
    <w:p w14:paraId="3EA23D96" w14:textId="3E0ADEE3" w:rsidR="00594E8C" w:rsidRDefault="00594E8C" w:rsidP="00594E8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Bibliography</w:t>
      </w:r>
    </w:p>
    <w:p w14:paraId="01E8D55B" w14:textId="77777777" w:rsidR="00594E8C" w:rsidRPr="00594E8C" w:rsidRDefault="00594E8C" w:rsidP="00594E8C">
      <w:pPr>
        <w:pStyle w:val="FootnoteText"/>
        <w:spacing w:after="240" w:line="360" w:lineRule="auto"/>
        <w:ind w:left="567" w:hanging="567"/>
        <w:rPr>
          <w:sz w:val="24"/>
          <w:szCs w:val="24"/>
          <w:lang w:val="en-US"/>
        </w:rPr>
      </w:pPr>
      <w:r w:rsidRPr="00594E8C">
        <w:rPr>
          <w:rFonts w:ascii="Times New Roman" w:hAnsi="Times New Roman" w:cs="Times New Roman"/>
          <w:sz w:val="24"/>
          <w:szCs w:val="24"/>
        </w:rPr>
        <w:t xml:space="preserve">Baker, L. R. (1997) ‘Why constitution is not identity’, </w:t>
      </w:r>
      <w:r w:rsidRPr="00594E8C">
        <w:rPr>
          <w:rFonts w:ascii="Times New Roman" w:hAnsi="Times New Roman" w:cs="Times New Roman"/>
          <w:i/>
          <w:iCs/>
          <w:sz w:val="24"/>
          <w:szCs w:val="24"/>
        </w:rPr>
        <w:t>The Journal of Philosophy</w:t>
      </w:r>
      <w:r w:rsidRPr="00594E8C">
        <w:rPr>
          <w:rFonts w:ascii="Times New Roman" w:hAnsi="Times New Roman" w:cs="Times New Roman"/>
          <w:sz w:val="24"/>
          <w:szCs w:val="24"/>
        </w:rPr>
        <w:t>, 94(12), pp. 599–621.</w:t>
      </w:r>
    </w:p>
    <w:p w14:paraId="6AD2A8B6" w14:textId="2E590AE3" w:rsidR="00594E8C" w:rsidRPr="00594E8C" w:rsidRDefault="00594E8C" w:rsidP="00594E8C">
      <w:pPr>
        <w:pStyle w:val="FootnoteText"/>
        <w:spacing w:after="240" w:line="360" w:lineRule="auto"/>
        <w:ind w:left="567" w:hanging="567"/>
        <w:rPr>
          <w:rFonts w:ascii="Times New Roman" w:hAnsi="Times New Roman" w:cs="Times New Roman"/>
          <w:sz w:val="24"/>
          <w:szCs w:val="24"/>
          <w:lang w:val="en-US"/>
        </w:rPr>
      </w:pPr>
      <w:r w:rsidRPr="00594E8C">
        <w:rPr>
          <w:rFonts w:ascii="Times New Roman" w:hAnsi="Times New Roman" w:cs="Times New Roman"/>
          <w:sz w:val="24"/>
          <w:szCs w:val="24"/>
        </w:rPr>
        <w:t xml:space="preserve">Fine, K. (2003) ‘The non-identity of a material thing and its matter’, </w:t>
      </w:r>
      <w:r w:rsidRPr="00594E8C">
        <w:rPr>
          <w:rFonts w:ascii="Times New Roman" w:hAnsi="Times New Roman" w:cs="Times New Roman"/>
          <w:i/>
          <w:iCs/>
          <w:sz w:val="24"/>
          <w:szCs w:val="24"/>
        </w:rPr>
        <w:t>Mind</w:t>
      </w:r>
      <w:r w:rsidRPr="00594E8C">
        <w:rPr>
          <w:rFonts w:ascii="Times New Roman" w:hAnsi="Times New Roman" w:cs="Times New Roman"/>
          <w:sz w:val="24"/>
          <w:szCs w:val="24"/>
        </w:rPr>
        <w:t>, 112(446), pp. 195–234.</w:t>
      </w:r>
    </w:p>
    <w:p w14:paraId="785B8A39" w14:textId="3E2189E4" w:rsidR="00594E8C" w:rsidRPr="00594E8C" w:rsidRDefault="00594E8C" w:rsidP="00594E8C">
      <w:pPr>
        <w:pStyle w:val="FootnoteText"/>
        <w:spacing w:after="240" w:line="360" w:lineRule="auto"/>
        <w:ind w:left="567" w:hanging="567"/>
        <w:rPr>
          <w:rFonts w:ascii="Times New Roman" w:hAnsi="Times New Roman" w:cs="Times New Roman"/>
          <w:sz w:val="24"/>
          <w:szCs w:val="24"/>
        </w:rPr>
      </w:pPr>
      <w:r w:rsidRPr="00594E8C">
        <w:rPr>
          <w:rFonts w:ascii="Times New Roman" w:hAnsi="Times New Roman" w:cs="Times New Roman"/>
          <w:sz w:val="24"/>
          <w:szCs w:val="24"/>
        </w:rPr>
        <w:t xml:space="preserve">Lewis, D. (1997) ‘Counterparts of double lives?’, in Rea, M. C. (ed.) </w:t>
      </w:r>
      <w:r w:rsidRPr="00594E8C">
        <w:rPr>
          <w:rFonts w:ascii="Times New Roman" w:hAnsi="Times New Roman" w:cs="Times New Roman"/>
          <w:i/>
          <w:iCs/>
          <w:sz w:val="24"/>
          <w:szCs w:val="24"/>
        </w:rPr>
        <w:t>Material constitution: a reader</w:t>
      </w:r>
      <w:r w:rsidRPr="00594E8C">
        <w:rPr>
          <w:rFonts w:ascii="Times New Roman" w:hAnsi="Times New Roman" w:cs="Times New Roman"/>
          <w:sz w:val="24"/>
          <w:szCs w:val="24"/>
        </w:rPr>
        <w:t>. Lanham, MD: Rowman &amp; Littlefield Publishers, Inc., pp. 126–147.</w:t>
      </w:r>
    </w:p>
    <w:p w14:paraId="7E06C994" w14:textId="1BA26E61" w:rsidR="00594E8C" w:rsidRPr="00594E8C" w:rsidRDefault="00594E8C" w:rsidP="00594E8C">
      <w:pPr>
        <w:pStyle w:val="FootnoteText"/>
        <w:spacing w:after="240" w:line="360" w:lineRule="auto"/>
        <w:rPr>
          <w:sz w:val="24"/>
          <w:szCs w:val="24"/>
          <w:lang w:val="en-US"/>
        </w:rPr>
      </w:pPr>
      <w:r w:rsidRPr="00594E8C">
        <w:rPr>
          <w:rFonts w:ascii="Times New Roman" w:hAnsi="Times New Roman" w:cs="Times New Roman"/>
          <w:sz w:val="24"/>
          <w:szCs w:val="24"/>
        </w:rPr>
        <w:t xml:space="preserve">Noonan, H. W. (1993) ‘Constitution is identity’, </w:t>
      </w:r>
      <w:r w:rsidRPr="00594E8C">
        <w:rPr>
          <w:rFonts w:ascii="Times New Roman" w:hAnsi="Times New Roman" w:cs="Times New Roman"/>
          <w:i/>
          <w:iCs/>
          <w:sz w:val="24"/>
          <w:szCs w:val="24"/>
        </w:rPr>
        <w:t>Mind</w:t>
      </w:r>
      <w:r w:rsidRPr="00594E8C">
        <w:rPr>
          <w:rFonts w:ascii="Times New Roman" w:hAnsi="Times New Roman" w:cs="Times New Roman"/>
          <w:sz w:val="24"/>
          <w:szCs w:val="24"/>
        </w:rPr>
        <w:t>, 102(405), pp. 133–146.</w:t>
      </w:r>
    </w:p>
    <w:p w14:paraId="45FE8B1D" w14:textId="7F1C3649" w:rsidR="00594E8C" w:rsidRPr="00594E8C" w:rsidRDefault="00594E8C" w:rsidP="00594E8C">
      <w:pPr>
        <w:pStyle w:val="FootnoteText"/>
        <w:spacing w:after="240" w:line="360" w:lineRule="auto"/>
        <w:ind w:left="567" w:hanging="567"/>
        <w:rPr>
          <w:rFonts w:ascii="Times New Roman" w:hAnsi="Times New Roman" w:cs="Times New Roman"/>
          <w:sz w:val="24"/>
          <w:szCs w:val="24"/>
          <w:lang w:val="en-US"/>
        </w:rPr>
      </w:pPr>
      <w:r w:rsidRPr="00594E8C">
        <w:rPr>
          <w:rFonts w:ascii="Times New Roman" w:hAnsi="Times New Roman" w:cs="Times New Roman"/>
          <w:sz w:val="24"/>
          <w:szCs w:val="24"/>
        </w:rPr>
        <w:t xml:space="preserve">Quine, W. V. (1986) </w:t>
      </w:r>
      <w:r w:rsidRPr="00594E8C">
        <w:rPr>
          <w:rFonts w:ascii="Times New Roman" w:hAnsi="Times New Roman" w:cs="Times New Roman"/>
          <w:i/>
          <w:iCs/>
          <w:sz w:val="24"/>
          <w:szCs w:val="24"/>
        </w:rPr>
        <w:t>Philosophy of logic</w:t>
      </w:r>
      <w:r w:rsidRPr="00594E8C">
        <w:rPr>
          <w:rFonts w:ascii="Times New Roman" w:hAnsi="Times New Roman" w:cs="Times New Roman"/>
          <w:sz w:val="24"/>
          <w:szCs w:val="24"/>
        </w:rPr>
        <w:t xml:space="preserve">. 2nd </w:t>
      </w:r>
      <w:proofErr w:type="spellStart"/>
      <w:r w:rsidRPr="00594E8C">
        <w:rPr>
          <w:rFonts w:ascii="Times New Roman" w:hAnsi="Times New Roman" w:cs="Times New Roman"/>
          <w:sz w:val="24"/>
          <w:szCs w:val="24"/>
        </w:rPr>
        <w:t>edn</w:t>
      </w:r>
      <w:proofErr w:type="spellEnd"/>
      <w:r w:rsidRPr="00594E8C">
        <w:rPr>
          <w:rFonts w:ascii="Times New Roman" w:hAnsi="Times New Roman" w:cs="Times New Roman"/>
          <w:sz w:val="24"/>
          <w:szCs w:val="24"/>
        </w:rPr>
        <w:t>. Cambridge, MA: Harvard University Press, pp. 61–70.</w:t>
      </w:r>
    </w:p>
    <w:p w14:paraId="4C7A889D" w14:textId="77777777" w:rsidR="00C30404" w:rsidRDefault="00C30404" w:rsidP="00911DFE">
      <w:pPr>
        <w:spacing w:line="360" w:lineRule="auto"/>
        <w:jc w:val="both"/>
        <w:rPr>
          <w:rFonts w:ascii="Times New Roman" w:hAnsi="Times New Roman" w:cs="Times New Roman"/>
        </w:rPr>
      </w:pPr>
    </w:p>
    <w:p w14:paraId="71E74B18" w14:textId="79F49B96" w:rsidR="00C30404" w:rsidRDefault="007D626E" w:rsidP="00911DFE">
      <w:pPr>
        <w:spacing w:line="360" w:lineRule="auto"/>
        <w:jc w:val="both"/>
        <w:rPr>
          <w:rFonts w:ascii="Times New Roman" w:hAnsi="Times New Roman" w:cs="Times New Roman"/>
        </w:rPr>
      </w:pPr>
      <w:r>
        <w:rPr>
          <w:rFonts w:ascii="Times New Roman" w:hAnsi="Times New Roman" w:cs="Times New Roman"/>
          <w:b/>
          <w:bCs/>
        </w:rPr>
        <w:lastRenderedPageBreak/>
        <w:t>Tutorial Remarks</w:t>
      </w:r>
    </w:p>
    <w:p w14:paraId="5F83725C" w14:textId="55326F31" w:rsidR="007D626E" w:rsidRDefault="007D626E" w:rsidP="007D626E">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 xml:space="preserve">Nihilists usually say simples arranged table-wise </w:t>
      </w:r>
      <w:r w:rsidRPr="007D626E">
        <w:rPr>
          <w:rFonts w:ascii="Times New Roman" w:hAnsi="Times New Roman" w:cs="Times New Roman"/>
        </w:rPr>
        <w:sym w:font="Wingdings" w:char="F0E0"/>
      </w:r>
      <w:r>
        <w:rPr>
          <w:rFonts w:ascii="Times New Roman" w:hAnsi="Times New Roman" w:cs="Times New Roman"/>
        </w:rPr>
        <w:t xml:space="preserve"> relation of all of the simples </w:t>
      </w:r>
    </w:p>
    <w:p w14:paraId="5B18C975" w14:textId="7C664B6E" w:rsidR="007D626E" w:rsidRDefault="007D626E" w:rsidP="007D626E">
      <w:pPr>
        <w:pStyle w:val="ListParagraph"/>
        <w:numPr>
          <w:ilvl w:val="1"/>
          <w:numId w:val="2"/>
        </w:numPr>
        <w:spacing w:line="360" w:lineRule="auto"/>
        <w:jc w:val="both"/>
        <w:rPr>
          <w:rFonts w:ascii="Times New Roman" w:hAnsi="Times New Roman" w:cs="Times New Roman"/>
        </w:rPr>
      </w:pPr>
      <w:r>
        <w:rPr>
          <w:rFonts w:ascii="Times New Roman" w:hAnsi="Times New Roman" w:cs="Times New Roman"/>
        </w:rPr>
        <w:t xml:space="preserve">Avoid referring to the objects </w:t>
      </w:r>
      <w:r w:rsidRPr="007D626E">
        <w:rPr>
          <w:rFonts w:ascii="Times New Roman" w:hAnsi="Times New Roman" w:cs="Times New Roman"/>
        </w:rPr>
        <w:sym w:font="Wingdings" w:char="F0E0"/>
      </w:r>
      <w:r>
        <w:rPr>
          <w:rFonts w:ascii="Times New Roman" w:hAnsi="Times New Roman" w:cs="Times New Roman"/>
        </w:rPr>
        <w:t xml:space="preserve"> subject term being a simple, rather than a collection of many simples </w:t>
      </w:r>
    </w:p>
    <w:p w14:paraId="00269246" w14:textId="5CB40431" w:rsidR="007D626E" w:rsidRDefault="007D626E" w:rsidP="007D626E">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 xml:space="preserve">But can’t count ordinary objects, or ordinary object having properties </w:t>
      </w:r>
    </w:p>
    <w:p w14:paraId="74A54688" w14:textId="722BAD37" w:rsidR="005C556A" w:rsidRDefault="005C556A" w:rsidP="005C556A">
      <w:pPr>
        <w:pStyle w:val="ListParagraph"/>
        <w:numPr>
          <w:ilvl w:val="1"/>
          <w:numId w:val="2"/>
        </w:numPr>
        <w:spacing w:line="360" w:lineRule="auto"/>
        <w:jc w:val="both"/>
        <w:rPr>
          <w:rFonts w:ascii="Times New Roman" w:hAnsi="Times New Roman" w:cs="Times New Roman"/>
        </w:rPr>
      </w:pPr>
      <w:r>
        <w:rPr>
          <w:rFonts w:ascii="Times New Roman" w:hAnsi="Times New Roman" w:cs="Times New Roman"/>
        </w:rPr>
        <w:t>Counting seems to be a big problem</w:t>
      </w:r>
    </w:p>
    <w:p w14:paraId="36ABDC09" w14:textId="6EBF0413" w:rsidR="005C556A" w:rsidRDefault="005C556A" w:rsidP="005C556A">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 xml:space="preserve">Lewisian view: how does his view interact with his fission cases </w:t>
      </w:r>
      <w:r w:rsidR="00DF232D">
        <w:rPr>
          <w:rFonts w:ascii="Times New Roman" w:hAnsi="Times New Roman" w:cs="Times New Roman"/>
        </w:rPr>
        <w:t>(has different responses to when the property is modal vs spatio-temporal property)</w:t>
      </w:r>
    </w:p>
    <w:p w14:paraId="0C14F71D" w14:textId="2D8C305D" w:rsidR="005C556A" w:rsidRDefault="005C556A" w:rsidP="005C556A">
      <w:pPr>
        <w:pStyle w:val="ListParagraph"/>
        <w:numPr>
          <w:ilvl w:val="1"/>
          <w:numId w:val="2"/>
        </w:numPr>
        <w:spacing w:line="360" w:lineRule="auto"/>
        <w:jc w:val="both"/>
        <w:rPr>
          <w:rFonts w:ascii="Times New Roman" w:hAnsi="Times New Roman" w:cs="Times New Roman"/>
        </w:rPr>
      </w:pPr>
      <w:r>
        <w:rPr>
          <w:rFonts w:ascii="Times New Roman" w:hAnsi="Times New Roman" w:cs="Times New Roman"/>
        </w:rPr>
        <w:t>Lump at t0, statue at t1 and lump at t4</w:t>
      </w:r>
    </w:p>
    <w:p w14:paraId="2A72E677" w14:textId="77777777" w:rsidR="005C556A" w:rsidRDefault="005C556A" w:rsidP="005C556A">
      <w:pPr>
        <w:pStyle w:val="ListParagraph"/>
        <w:numPr>
          <w:ilvl w:val="2"/>
          <w:numId w:val="2"/>
        </w:numPr>
        <w:spacing w:line="360" w:lineRule="auto"/>
        <w:jc w:val="both"/>
        <w:rPr>
          <w:rFonts w:ascii="Times New Roman" w:hAnsi="Times New Roman" w:cs="Times New Roman"/>
        </w:rPr>
      </w:pPr>
      <w:r>
        <w:rPr>
          <w:rFonts w:ascii="Times New Roman" w:hAnsi="Times New Roman" w:cs="Times New Roman"/>
        </w:rPr>
        <w:t>One temporal part, but two temporal worms (statue-worm dies at t1)</w:t>
      </w:r>
    </w:p>
    <w:p w14:paraId="45597855" w14:textId="2C3AE301" w:rsidR="005C556A" w:rsidRDefault="005C556A" w:rsidP="005C556A">
      <w:pPr>
        <w:pStyle w:val="ListParagraph"/>
        <w:numPr>
          <w:ilvl w:val="2"/>
          <w:numId w:val="2"/>
        </w:numPr>
        <w:spacing w:line="360" w:lineRule="auto"/>
        <w:jc w:val="both"/>
        <w:rPr>
          <w:rFonts w:ascii="Times New Roman" w:hAnsi="Times New Roman" w:cs="Times New Roman"/>
        </w:rPr>
      </w:pPr>
      <w:r>
        <w:rPr>
          <w:rFonts w:ascii="Times New Roman" w:hAnsi="Times New Roman" w:cs="Times New Roman"/>
        </w:rPr>
        <w:t xml:space="preserve">Agrees with the objection that there are two things in terms of temporal worms, but only one temporal part and that are interrelated with one another   </w:t>
      </w:r>
    </w:p>
    <w:p w14:paraId="3765362E" w14:textId="474778FE" w:rsidR="005C556A" w:rsidRDefault="005C556A" w:rsidP="005C556A">
      <w:pPr>
        <w:pStyle w:val="ListParagraph"/>
        <w:numPr>
          <w:ilvl w:val="1"/>
          <w:numId w:val="2"/>
        </w:numPr>
        <w:spacing w:line="360" w:lineRule="auto"/>
        <w:jc w:val="both"/>
        <w:rPr>
          <w:rFonts w:ascii="Times New Roman" w:hAnsi="Times New Roman" w:cs="Times New Roman"/>
        </w:rPr>
      </w:pPr>
      <w:r>
        <w:rPr>
          <w:rFonts w:ascii="Times New Roman" w:hAnsi="Times New Roman" w:cs="Times New Roman"/>
        </w:rPr>
        <w:t xml:space="preserve">Also wants identity is necessary </w:t>
      </w:r>
    </w:p>
    <w:p w14:paraId="4D5744D2" w14:textId="7703B799" w:rsidR="005C556A" w:rsidRDefault="005C556A" w:rsidP="005C556A">
      <w:pPr>
        <w:pStyle w:val="ListParagraph"/>
        <w:numPr>
          <w:ilvl w:val="1"/>
          <w:numId w:val="2"/>
        </w:numPr>
        <w:spacing w:line="360" w:lineRule="auto"/>
        <w:jc w:val="both"/>
        <w:rPr>
          <w:rFonts w:ascii="Times New Roman" w:hAnsi="Times New Roman" w:cs="Times New Roman"/>
        </w:rPr>
      </w:pPr>
      <w:r>
        <w:rPr>
          <w:rFonts w:ascii="Times New Roman" w:hAnsi="Times New Roman" w:cs="Times New Roman"/>
        </w:rPr>
        <w:t>Harder when things have the same temporal extent</w:t>
      </w:r>
    </w:p>
    <w:p w14:paraId="5B4C2C4A" w14:textId="4616D080" w:rsidR="00C8592B" w:rsidRDefault="00C8592B" w:rsidP="005C556A">
      <w:pPr>
        <w:pStyle w:val="ListParagraph"/>
        <w:numPr>
          <w:ilvl w:val="1"/>
          <w:numId w:val="2"/>
        </w:numPr>
        <w:spacing w:line="360" w:lineRule="auto"/>
        <w:jc w:val="both"/>
        <w:rPr>
          <w:rFonts w:ascii="Times New Roman" w:hAnsi="Times New Roman" w:cs="Times New Roman"/>
        </w:rPr>
      </w:pPr>
      <w:r>
        <w:rPr>
          <w:rFonts w:ascii="Times New Roman" w:hAnsi="Times New Roman" w:cs="Times New Roman"/>
        </w:rPr>
        <w:t xml:space="preserve">Linguistic aspect: a statue has a lump of clay as its counterpart but not when we call it a statue </w:t>
      </w:r>
    </w:p>
    <w:p w14:paraId="3A80FC3B" w14:textId="32DA19E0" w:rsidR="000D770E" w:rsidRDefault="000D770E" w:rsidP="005C556A">
      <w:pPr>
        <w:pStyle w:val="ListParagraph"/>
        <w:numPr>
          <w:ilvl w:val="1"/>
          <w:numId w:val="2"/>
        </w:numPr>
        <w:spacing w:line="360" w:lineRule="auto"/>
        <w:jc w:val="both"/>
        <w:rPr>
          <w:rFonts w:ascii="Times New Roman" w:hAnsi="Times New Roman" w:cs="Times New Roman"/>
        </w:rPr>
      </w:pPr>
      <w:r>
        <w:rPr>
          <w:rFonts w:ascii="Times New Roman" w:hAnsi="Times New Roman" w:cs="Times New Roman"/>
        </w:rPr>
        <w:t xml:space="preserve">Need the reference sensitive counterpart relation because we want to distinguish between de </w:t>
      </w:r>
      <w:proofErr w:type="spellStart"/>
      <w:r>
        <w:rPr>
          <w:rFonts w:ascii="Times New Roman" w:hAnsi="Times New Roman" w:cs="Times New Roman"/>
        </w:rPr>
        <w:t>re claims</w:t>
      </w:r>
      <w:proofErr w:type="spellEnd"/>
      <w:r>
        <w:rPr>
          <w:rFonts w:ascii="Times New Roman" w:hAnsi="Times New Roman" w:cs="Times New Roman"/>
        </w:rPr>
        <w:t>?</w:t>
      </w:r>
      <w:r w:rsidR="00DF232D">
        <w:rPr>
          <w:rFonts w:ascii="Times New Roman" w:hAnsi="Times New Roman" w:cs="Times New Roman"/>
        </w:rPr>
        <w:t xml:space="preserve"> i.e. when we have two counterparts in one world</w:t>
      </w:r>
    </w:p>
    <w:p w14:paraId="5BDF329C" w14:textId="0C3E156F" w:rsidR="00DF232D" w:rsidRDefault="00DF232D" w:rsidP="00DF232D">
      <w:pPr>
        <w:pStyle w:val="ListParagraph"/>
        <w:numPr>
          <w:ilvl w:val="2"/>
          <w:numId w:val="2"/>
        </w:numPr>
        <w:spacing w:line="360" w:lineRule="auto"/>
        <w:jc w:val="both"/>
        <w:rPr>
          <w:rFonts w:ascii="Times New Roman" w:hAnsi="Times New Roman" w:cs="Times New Roman"/>
        </w:rPr>
      </w:pPr>
      <w:r>
        <w:rPr>
          <w:rFonts w:ascii="Times New Roman" w:hAnsi="Times New Roman" w:cs="Times New Roman"/>
        </w:rPr>
        <w:t>But shouldn’t we have only one counterpart?</w:t>
      </w:r>
    </w:p>
    <w:p w14:paraId="483F6E6B" w14:textId="036878A5" w:rsidR="00DF232D" w:rsidRDefault="00DF232D" w:rsidP="00DF232D">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Fine’s case</w:t>
      </w:r>
    </w:p>
    <w:p w14:paraId="2C83682A" w14:textId="69820973" w:rsidR="00DF232D" w:rsidRDefault="00DF232D" w:rsidP="00DF232D">
      <w:pPr>
        <w:pStyle w:val="ListParagraph"/>
        <w:numPr>
          <w:ilvl w:val="1"/>
          <w:numId w:val="2"/>
        </w:numPr>
        <w:spacing w:line="360" w:lineRule="auto"/>
        <w:jc w:val="both"/>
        <w:rPr>
          <w:rFonts w:ascii="Times New Roman" w:hAnsi="Times New Roman" w:cs="Times New Roman"/>
        </w:rPr>
      </w:pPr>
      <w:r>
        <w:rPr>
          <w:rFonts w:ascii="Times New Roman" w:hAnsi="Times New Roman" w:cs="Times New Roman"/>
        </w:rPr>
        <w:t xml:space="preserve">Counterpart theory can’t help with the property is </w:t>
      </w:r>
      <w:r w:rsidR="00284228">
        <w:rPr>
          <w:rFonts w:ascii="Times New Roman" w:hAnsi="Times New Roman" w:cs="Times New Roman"/>
        </w:rPr>
        <w:t>badly made</w:t>
      </w:r>
      <w:r>
        <w:rPr>
          <w:rFonts w:ascii="Times New Roman" w:hAnsi="Times New Roman" w:cs="Times New Roman"/>
        </w:rPr>
        <w:t xml:space="preserve"> </w:t>
      </w:r>
      <w:r w:rsidR="00284228" w:rsidRPr="00284228">
        <w:rPr>
          <w:rFonts w:ascii="Times New Roman" w:hAnsi="Times New Roman" w:cs="Times New Roman"/>
        </w:rPr>
        <w:sym w:font="Wingdings" w:char="F0E0"/>
      </w:r>
      <w:r w:rsidR="00284228">
        <w:rPr>
          <w:rFonts w:ascii="Times New Roman" w:hAnsi="Times New Roman" w:cs="Times New Roman"/>
        </w:rPr>
        <w:t xml:space="preserve"> dishpan is badly made while plastic may not be badly made </w:t>
      </w:r>
    </w:p>
    <w:p w14:paraId="754031A2" w14:textId="55536182" w:rsidR="00284228" w:rsidRDefault="00284228" w:rsidP="00284228">
      <w:pPr>
        <w:pStyle w:val="ListParagraph"/>
        <w:numPr>
          <w:ilvl w:val="2"/>
          <w:numId w:val="2"/>
        </w:numPr>
        <w:spacing w:line="360" w:lineRule="auto"/>
        <w:jc w:val="both"/>
        <w:rPr>
          <w:rFonts w:ascii="Times New Roman" w:hAnsi="Times New Roman" w:cs="Times New Roman"/>
        </w:rPr>
      </w:pPr>
      <w:r>
        <w:rPr>
          <w:rFonts w:ascii="Times New Roman" w:hAnsi="Times New Roman" w:cs="Times New Roman"/>
        </w:rPr>
        <w:t>Begging the question? But Fine’s case is can Lewis’ give us a reading where “the plastic may not be badly made” is true?</w:t>
      </w:r>
    </w:p>
    <w:p w14:paraId="48624389" w14:textId="3D047A86" w:rsidR="00284228" w:rsidRDefault="00284228" w:rsidP="00284228">
      <w:pPr>
        <w:pStyle w:val="ListParagraph"/>
        <w:numPr>
          <w:ilvl w:val="2"/>
          <w:numId w:val="2"/>
        </w:numPr>
        <w:spacing w:line="360" w:lineRule="auto"/>
        <w:jc w:val="both"/>
        <w:rPr>
          <w:rFonts w:ascii="Times New Roman" w:hAnsi="Times New Roman" w:cs="Times New Roman"/>
        </w:rPr>
      </w:pPr>
      <w:r>
        <w:rPr>
          <w:rFonts w:ascii="Times New Roman" w:hAnsi="Times New Roman" w:cs="Times New Roman"/>
        </w:rPr>
        <w:t xml:space="preserve">Restricted to intentional properties and not purely extensional properties </w:t>
      </w:r>
      <w:r w:rsidRPr="00284228">
        <w:rPr>
          <w:rFonts w:ascii="Times New Roman" w:hAnsi="Times New Roman" w:cs="Times New Roman"/>
        </w:rPr>
        <w:sym w:font="Wingdings" w:char="F0E0"/>
      </w:r>
      <w:r>
        <w:rPr>
          <w:rFonts w:ascii="Times New Roman" w:hAnsi="Times New Roman" w:cs="Times New Roman"/>
        </w:rPr>
        <w:t xml:space="preserve"> so may not be a general strategy for Fine </w:t>
      </w:r>
    </w:p>
    <w:p w14:paraId="192D6060" w14:textId="15ADAC9D" w:rsidR="001E2FBE" w:rsidRPr="007D626E" w:rsidRDefault="001E2FBE" w:rsidP="001E2FBE">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 xml:space="preserve">Heterongeity objection </w:t>
      </w:r>
      <w:r w:rsidRPr="001E2FBE">
        <w:rPr>
          <w:rFonts w:ascii="Times New Roman" w:hAnsi="Times New Roman" w:cs="Times New Roman"/>
        </w:rPr>
        <w:sym w:font="Wingdings" w:char="F0E0"/>
      </w:r>
      <w:r>
        <w:rPr>
          <w:rFonts w:ascii="Times New Roman" w:hAnsi="Times New Roman" w:cs="Times New Roman"/>
        </w:rPr>
        <w:t xml:space="preserve"> difference in temporal parts and coincide at all times </w:t>
      </w:r>
    </w:p>
    <w:sectPr w:rsidR="001E2FBE" w:rsidRPr="007D626E">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Gail Leckie" w:date="2025-03-13T12:46:00Z" w:initials="GL">
    <w:p w14:paraId="1CC5D702" w14:textId="1EAC2882" w:rsidR="00FE3A0E" w:rsidRDefault="00FE3A0E">
      <w:pPr>
        <w:pStyle w:val="CommentText"/>
      </w:pPr>
      <w:r>
        <w:rPr>
          <w:rStyle w:val="CommentReference"/>
        </w:rPr>
        <w:annotationRef/>
      </w:r>
      <w:r>
        <w:t>Maybe a different subject term for plausibility?  The matter that makes up Humphey at one time might have been part of a giant poached egg?</w:t>
      </w:r>
    </w:p>
  </w:comment>
  <w:comment w:id="9" w:author="Gail Leckie" w:date="2025-03-13T12:48:00Z" w:initials="GL">
    <w:p w14:paraId="28CC634D" w14:textId="2E9934B6" w:rsidR="00FF14DD" w:rsidRDefault="00FF14DD">
      <w:pPr>
        <w:pStyle w:val="CommentText"/>
      </w:pPr>
      <w:r>
        <w:rPr>
          <w:rStyle w:val="CommentReference"/>
        </w:rPr>
        <w:annotationRef/>
      </w:r>
      <w:r>
        <w:t>Perhaps very bluntly point out  of course this isn’t to say that the dishpan and the plastic have different counterparts.  IT is just that talking about dishpans makes one of those counterpart relations more salient.  The lastic does also have a counterpart under the dishpan counterpart relation that xists after being melted.</w:t>
      </w:r>
    </w:p>
  </w:comment>
  <w:comment w:id="16" w:author="Gail Leckie" w:date="2025-03-13T12:51:00Z" w:initials="GL">
    <w:p w14:paraId="566B101C" w14:textId="554396F4" w:rsidR="00FF14DD" w:rsidRDefault="00FF14DD">
      <w:pPr>
        <w:pStyle w:val="CommentText"/>
      </w:pPr>
      <w:r>
        <w:rPr>
          <w:rStyle w:val="CommentReference"/>
        </w:rPr>
        <w:annotationRef/>
      </w:r>
      <w:r>
        <w:t>Since the very same object can be referenced two ways</w:t>
      </w:r>
    </w:p>
  </w:comment>
  <w:comment w:id="19" w:author="Gail Leckie" w:date="2025-03-13T12:52:00Z" w:initials="GL">
    <w:p w14:paraId="41888E60" w14:textId="061716D2" w:rsidR="00FF14DD" w:rsidRDefault="00FF14DD">
      <w:pPr>
        <w:pStyle w:val="CommentText"/>
      </w:pPr>
      <w:r>
        <w:rPr>
          <w:rStyle w:val="CommentReference"/>
        </w:rPr>
        <w:annotationRef/>
      </w:r>
      <w:r>
        <w:t xml:space="preserve">I guess qualitative ontological parsimony – he doesn’t want different types of modality.  He wants it all to reduce to concrete </w:t>
      </w:r>
      <w:r>
        <w:t>poss worlds.</w:t>
      </w:r>
    </w:p>
  </w:comment>
  <w:comment w:id="20" w:author="Gail Leckie" w:date="2025-03-13T12:54:00Z" w:initials="GL">
    <w:p w14:paraId="0822A18F" w14:textId="66AA9BA9" w:rsidR="00FF14DD" w:rsidRDefault="00FF14DD">
      <w:pPr>
        <w:pStyle w:val="CommentText"/>
      </w:pPr>
      <w:r>
        <w:rPr>
          <w:rStyle w:val="CommentReference"/>
        </w:rPr>
        <w:annotationRef/>
      </w:r>
      <w:r>
        <w:t>De re</w:t>
      </w:r>
    </w:p>
  </w:comment>
  <w:comment w:id="21" w:author="Gail Leckie" w:date="2025-03-13T12:54:00Z" w:initials="GL">
    <w:p w14:paraId="143D5233" w14:textId="6B35C064" w:rsidR="00FF14DD" w:rsidRDefault="00FF14DD">
      <w:pPr>
        <w:pStyle w:val="CommentText"/>
      </w:pPr>
      <w:r>
        <w:rPr>
          <w:rStyle w:val="CommentReference"/>
        </w:rPr>
        <w:annotationRef/>
      </w:r>
      <w:r>
        <w:t>The number of planets de dicto</w:t>
      </w:r>
    </w:p>
  </w:comment>
  <w:comment w:id="25" w:author="Gail Leckie" w:date="2025-03-13T12:57:00Z" w:initials="GL">
    <w:p w14:paraId="4DA12165" w14:textId="10E984A7" w:rsidR="00FF14DD" w:rsidRDefault="00FF14DD">
      <w:pPr>
        <w:pStyle w:val="CommentText"/>
      </w:pPr>
      <w:r>
        <w:rPr>
          <w:rStyle w:val="CommentReference"/>
        </w:rPr>
        <w:annotationRef/>
      </w:r>
      <w:r>
        <w:t xml:space="preserve">Well (1) is about both the dishpan and the plastic </w:t>
      </w:r>
      <w:r w:rsidR="006B4F75">
        <w:t xml:space="preserve">(as is (2)) </w:t>
      </w:r>
      <w:r w:rsidR="006B4F75">
        <w:t xml:space="preserve">acc to Lewis so it isn’t a way that they </w:t>
      </w:r>
      <w:r w:rsidR="006B4F75">
        <w:t>differ</w:t>
      </w:r>
      <w:r w:rsidR="00890DCA">
        <w:t xml:space="preserve">  He could say no properties are essential and (1) is false.  WE can explain away the difficulty of recognising its falsehood:</w:t>
      </w:r>
      <w:r w:rsidR="006B4F75">
        <w:t xml:space="preserve">  It is just hard to use “the dishpan” to talk about the object in a way that makes you think of the counterpart that makes (</w:t>
      </w:r>
      <w:r w:rsidR="00890DCA">
        <w:t>1</w:t>
      </w:r>
      <w:r w:rsidR="006B4F75">
        <w:t xml:space="preserve">) </w:t>
      </w:r>
      <w:r w:rsidR="00890DCA">
        <w:t>false</w:t>
      </w:r>
    </w:p>
  </w:comment>
  <w:comment w:id="28" w:author="Gail Leckie" w:date="2025-03-13T13:03:00Z" w:initials="GL">
    <w:p w14:paraId="0D585C06" w14:textId="77777777" w:rsidR="00890DCA" w:rsidRDefault="00890DCA">
      <w:pPr>
        <w:pStyle w:val="CommentText"/>
      </w:pPr>
      <w:r>
        <w:rPr>
          <w:rStyle w:val="CommentReference"/>
        </w:rPr>
        <w:annotationRef/>
      </w:r>
      <w:r>
        <w:t xml:space="preserve">I think I’m saying that Lewis could insist that a is </w:t>
      </w:r>
      <w:r>
        <w:t xml:space="preserve">essentialy </w:t>
      </w:r>
      <w:r>
        <w:t>F  requires that all its counterparts are F.  He says they aren’t.</w:t>
      </w:r>
    </w:p>
    <w:p w14:paraId="4C8941AE" w14:textId="77777777" w:rsidR="00890DCA" w:rsidRDefault="00890DCA">
      <w:pPr>
        <w:pStyle w:val="CommentText"/>
      </w:pPr>
    </w:p>
    <w:p w14:paraId="084B6387" w14:textId="77777777" w:rsidR="00890DCA" w:rsidRDefault="00890DCA">
      <w:pPr>
        <w:pStyle w:val="CommentText"/>
      </w:pPr>
      <w:r>
        <w:t>Another way to go would be to allow it is true on one reading but “essentially an F” has as many readings as there are counterpart relations.</w:t>
      </w:r>
    </w:p>
    <w:p w14:paraId="646D718F" w14:textId="77777777" w:rsidR="00890DCA" w:rsidRDefault="00890DCA">
      <w:pPr>
        <w:pStyle w:val="CommentText"/>
      </w:pPr>
    </w:p>
    <w:p w14:paraId="6992AFB7" w14:textId="200D73AA" w:rsidR="00890DCA" w:rsidRDefault="00890DCA">
      <w:pPr>
        <w:pStyle w:val="CommentText"/>
      </w:pPr>
      <w:r>
        <w:t>Which do you think Lewis is doing?  Or something else?</w:t>
      </w:r>
    </w:p>
  </w:comment>
  <w:comment w:id="29" w:author="Gail Leckie" w:date="2025-03-13T13:05:00Z" w:initials="GL">
    <w:p w14:paraId="3F1B040B" w14:textId="0683671A" w:rsidR="00890DCA" w:rsidRDefault="00890DCA">
      <w:pPr>
        <w:pStyle w:val="CommentText"/>
      </w:pPr>
      <w:r>
        <w:rPr>
          <w:rStyle w:val="CommentReference"/>
        </w:rPr>
        <w:annotationRef/>
      </w:r>
      <w:r>
        <w:t xml:space="preserve">Interestingly Lewis accepts </w:t>
      </w:r>
      <w:r>
        <w:t>this multiple coincident entities in some cases – two worms that share a temporal stage but diverge at other times.</w:t>
      </w:r>
    </w:p>
  </w:comment>
  <w:comment w:id="30" w:author="Gail Leckie" w:date="2025-03-13T13:10:00Z" w:initials="GL">
    <w:p w14:paraId="1D76349A" w14:textId="09ABA18C" w:rsidR="00A43983" w:rsidRDefault="00A43983">
      <w:pPr>
        <w:pStyle w:val="CommentText"/>
      </w:pPr>
      <w:r>
        <w:rPr>
          <w:rStyle w:val="CommentReference"/>
        </w:rPr>
        <w:annotationRef/>
      </w:r>
      <w:r>
        <w:t xml:space="preserve">I guess some of the problems may recur if you think about how the </w:t>
      </w:r>
      <w:r w:rsidR="00C84AFA">
        <w:t xml:space="preserve">living </w:t>
      </w:r>
      <w:r w:rsidR="00C84AFA">
        <w:t>htings are constituted</w:t>
      </w:r>
    </w:p>
  </w:comment>
  <w:comment w:id="32" w:author="Gail Leckie" w:date="2025-03-13T13:11:00Z" w:initials="GL">
    <w:p w14:paraId="3822F31F" w14:textId="7BF44B8B" w:rsidR="00C84AFA" w:rsidRDefault="00C84AFA">
      <w:pPr>
        <w:pStyle w:val="CommentText"/>
      </w:pPr>
      <w:r>
        <w:rPr>
          <w:rStyle w:val="CommentReference"/>
        </w:rPr>
        <w:annotationRef/>
      </w:r>
      <w:r>
        <w:t>I don’t think you need the scare quotes?</w:t>
      </w:r>
    </w:p>
  </w:comment>
  <w:comment w:id="39" w:author="Gail Leckie" w:date="2025-03-13T13:13:00Z" w:initials="GL">
    <w:p w14:paraId="07CC8589" w14:textId="3748DA2B" w:rsidR="00C84AFA" w:rsidRDefault="00C84AFA">
      <w:pPr>
        <w:pStyle w:val="CommentText"/>
      </w:pPr>
      <w:r>
        <w:rPr>
          <w:rStyle w:val="CommentReference"/>
        </w:rPr>
        <w:annotationRef/>
      </w:r>
      <w:r>
        <w:t>Well no.  There is not A dishpan (or two)</w:t>
      </w:r>
    </w:p>
  </w:comment>
  <w:comment w:id="41" w:author="Gail Leckie" w:date="2025-03-13T13:14:00Z" w:initials="GL">
    <w:p w14:paraId="2DFD2B77" w14:textId="4742461C" w:rsidR="00C84AFA" w:rsidRDefault="00C84AFA">
      <w:pPr>
        <w:pStyle w:val="CommentText"/>
      </w:pPr>
      <w:r>
        <w:rPr>
          <w:rStyle w:val="CommentReference"/>
        </w:rPr>
        <w:annotationRef/>
      </w:r>
      <w:r>
        <w:t xml:space="preserve">You’ll need a temporal aspect.  The lump of plastic that gets shaped </w:t>
      </w:r>
      <w:r>
        <w:t>dishpanwise and then melted satisfies the predicate at some times and not others.</w:t>
      </w:r>
    </w:p>
  </w:comment>
  <w:comment w:id="44" w:author="Gail Leckie" w:date="2025-03-13T13:17:00Z" w:initials="GL">
    <w:p w14:paraId="6C367588" w14:textId="3C4AA045" w:rsidR="00C84AFA" w:rsidRDefault="00C84AFA">
      <w:pPr>
        <w:pStyle w:val="CommentText"/>
      </w:pPr>
      <w:r>
        <w:rPr>
          <w:rStyle w:val="CommentReference"/>
        </w:rPr>
        <w:annotationRef/>
      </w:r>
      <w:r>
        <w:t>This is already a predicate</w:t>
      </w:r>
    </w:p>
  </w:comment>
  <w:comment w:id="46" w:author="Gail Leckie" w:date="2025-03-13T13:18:00Z" w:initials="GL">
    <w:p w14:paraId="31F71415" w14:textId="002C60E0" w:rsidR="00C84AFA" w:rsidRDefault="00C84AFA">
      <w:pPr>
        <w:pStyle w:val="CommentText"/>
      </w:pPr>
      <w:r>
        <w:rPr>
          <w:rStyle w:val="CommentReference"/>
        </w:rPr>
        <w:annotationRef/>
      </w:r>
      <w:r>
        <w:t>I don’t see the difference between these two phrases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C5D702" w15:done="0"/>
  <w15:commentEx w15:paraId="28CC634D" w15:done="0"/>
  <w15:commentEx w15:paraId="566B101C" w15:done="0"/>
  <w15:commentEx w15:paraId="41888E60" w15:done="0"/>
  <w15:commentEx w15:paraId="0822A18F" w15:done="0"/>
  <w15:commentEx w15:paraId="143D5233" w15:done="0"/>
  <w15:commentEx w15:paraId="4DA12165" w15:done="0"/>
  <w15:commentEx w15:paraId="6992AFB7" w15:done="0"/>
  <w15:commentEx w15:paraId="3F1B040B" w15:done="0"/>
  <w15:commentEx w15:paraId="1D76349A" w15:done="0"/>
  <w15:commentEx w15:paraId="3822F31F" w15:done="0"/>
  <w15:commentEx w15:paraId="07CC8589" w15:done="0"/>
  <w15:commentEx w15:paraId="2DFD2B77" w15:done="0"/>
  <w15:commentEx w15:paraId="6C367588" w15:done="0"/>
  <w15:commentEx w15:paraId="31F7141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C5D702" w16cid:durableId="2B7D523B"/>
  <w16cid:commentId w16cid:paraId="28CC634D" w16cid:durableId="2B7D5294"/>
  <w16cid:commentId w16cid:paraId="566B101C" w16cid:durableId="2B7D5364"/>
  <w16cid:commentId w16cid:paraId="41888E60" w16cid:durableId="2B7D5399"/>
  <w16cid:commentId w16cid:paraId="0822A18F" w16cid:durableId="2B7D53FC"/>
  <w16cid:commentId w16cid:paraId="143D5233" w16cid:durableId="2B7D53F2"/>
  <w16cid:commentId w16cid:paraId="4DA12165" w16cid:durableId="2B7D54BC"/>
  <w16cid:commentId w16cid:paraId="6992AFB7" w16cid:durableId="2B7D5625"/>
  <w16cid:commentId w16cid:paraId="3F1B040B" w16cid:durableId="2B7D56B4"/>
  <w16cid:commentId w16cid:paraId="1D76349A" w16cid:durableId="2B7D57D5"/>
  <w16cid:commentId w16cid:paraId="3822F31F" w16cid:durableId="2B7D57F9"/>
  <w16cid:commentId w16cid:paraId="07CC8589" w16cid:durableId="2B7D5888"/>
  <w16cid:commentId w16cid:paraId="2DFD2B77" w16cid:durableId="2B7D58CE"/>
  <w16cid:commentId w16cid:paraId="6C367588" w16cid:durableId="2B7D5974"/>
  <w16cid:commentId w16cid:paraId="31F71415" w16cid:durableId="2B7D59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15EDE" w14:textId="77777777" w:rsidR="00065E21" w:rsidRDefault="00065E21" w:rsidP="005322BE">
      <w:r>
        <w:separator/>
      </w:r>
    </w:p>
  </w:endnote>
  <w:endnote w:type="continuationSeparator" w:id="0">
    <w:p w14:paraId="0DDCCF1C" w14:textId="77777777" w:rsidR="00065E21" w:rsidRDefault="00065E21" w:rsidP="005322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2CC9B" w14:textId="77777777" w:rsidR="00065E21" w:rsidRDefault="00065E21" w:rsidP="005322BE">
      <w:r>
        <w:separator/>
      </w:r>
    </w:p>
  </w:footnote>
  <w:footnote w:type="continuationSeparator" w:id="0">
    <w:p w14:paraId="4465DED7" w14:textId="77777777" w:rsidR="00065E21" w:rsidRDefault="00065E21" w:rsidP="005322BE">
      <w:r>
        <w:continuationSeparator/>
      </w:r>
    </w:p>
  </w:footnote>
  <w:footnote w:id="1">
    <w:p w14:paraId="63B1BF52" w14:textId="2F7BBCB7" w:rsidR="005322BE" w:rsidRPr="005A50A2" w:rsidRDefault="005322BE">
      <w:pPr>
        <w:pStyle w:val="FootnoteText"/>
        <w:rPr>
          <w:rFonts w:ascii="Times New Roman" w:hAnsi="Times New Roman" w:cs="Times New Roman"/>
          <w:lang w:val="en-US"/>
        </w:rPr>
      </w:pPr>
      <w:r w:rsidRPr="005A50A2">
        <w:rPr>
          <w:rStyle w:val="FootnoteReference"/>
          <w:rFonts w:ascii="Times New Roman" w:hAnsi="Times New Roman" w:cs="Times New Roman"/>
        </w:rPr>
        <w:footnoteRef/>
      </w:r>
      <w:r w:rsidRPr="005A50A2">
        <w:rPr>
          <w:rFonts w:ascii="Times New Roman" w:hAnsi="Times New Roman" w:cs="Times New Roman"/>
        </w:rPr>
        <w:t xml:space="preserve"> Lewis, D. (1997) ‘Counterparts of double lives?’, in Rea, M. C. (ed.) </w:t>
      </w:r>
      <w:r w:rsidRPr="005A50A2">
        <w:rPr>
          <w:rFonts w:ascii="Times New Roman" w:hAnsi="Times New Roman" w:cs="Times New Roman"/>
          <w:i/>
          <w:iCs/>
        </w:rPr>
        <w:t>Material constitution: a reader</w:t>
      </w:r>
      <w:r w:rsidRPr="005A50A2">
        <w:rPr>
          <w:rFonts w:ascii="Times New Roman" w:hAnsi="Times New Roman" w:cs="Times New Roman"/>
        </w:rPr>
        <w:t>. Lanham, MD: Rowman &amp; Littlefield Publishers, Inc., pp. 126–147.</w:t>
      </w:r>
    </w:p>
  </w:footnote>
  <w:footnote w:id="2">
    <w:p w14:paraId="7A1779B6" w14:textId="7810533A" w:rsidR="005322BE" w:rsidRPr="005A50A2" w:rsidRDefault="005322BE">
      <w:pPr>
        <w:pStyle w:val="FootnoteText"/>
      </w:pPr>
      <w:r w:rsidRPr="005A50A2">
        <w:rPr>
          <w:rStyle w:val="FootnoteReference"/>
          <w:rFonts w:ascii="Times New Roman" w:hAnsi="Times New Roman" w:cs="Times New Roman"/>
        </w:rPr>
        <w:footnoteRef/>
      </w:r>
      <w:r w:rsidRPr="005A50A2">
        <w:rPr>
          <w:rFonts w:ascii="Times New Roman" w:hAnsi="Times New Roman" w:cs="Times New Roman"/>
        </w:rPr>
        <w:t xml:space="preserve"> </w:t>
      </w:r>
      <w:r w:rsidR="005A50A2" w:rsidRPr="005A50A2">
        <w:rPr>
          <w:rFonts w:ascii="Times New Roman" w:hAnsi="Times New Roman" w:cs="Times New Roman"/>
        </w:rPr>
        <w:t>Sider, T. (2006) ‘Four-</w:t>
      </w:r>
      <w:proofErr w:type="spellStart"/>
      <w:r w:rsidR="005A50A2" w:rsidRPr="005A50A2">
        <w:rPr>
          <w:rFonts w:ascii="Times New Roman" w:hAnsi="Times New Roman" w:cs="Times New Roman"/>
        </w:rPr>
        <w:t>Dimensionalism</w:t>
      </w:r>
      <w:proofErr w:type="spellEnd"/>
      <w:r w:rsidR="005A50A2" w:rsidRPr="005A50A2">
        <w:rPr>
          <w:rFonts w:ascii="Times New Roman" w:hAnsi="Times New Roman" w:cs="Times New Roman"/>
        </w:rPr>
        <w:t xml:space="preserve">’, in </w:t>
      </w:r>
      <w:proofErr w:type="spellStart"/>
      <w:r w:rsidR="005A50A2" w:rsidRPr="005A50A2">
        <w:rPr>
          <w:rFonts w:ascii="Times New Roman" w:hAnsi="Times New Roman" w:cs="Times New Roman"/>
        </w:rPr>
        <w:t>Haslanger</w:t>
      </w:r>
      <w:proofErr w:type="spellEnd"/>
      <w:r w:rsidR="005A50A2" w:rsidRPr="005A50A2">
        <w:rPr>
          <w:rFonts w:ascii="Times New Roman" w:hAnsi="Times New Roman" w:cs="Times New Roman"/>
        </w:rPr>
        <w:t xml:space="preserve">, S. &amp; Kurtz, R.M. (eds.) </w:t>
      </w:r>
      <w:r w:rsidR="005A50A2" w:rsidRPr="005A50A2">
        <w:rPr>
          <w:rFonts w:ascii="Times New Roman" w:hAnsi="Times New Roman" w:cs="Times New Roman"/>
          <w:i/>
          <w:iCs/>
        </w:rPr>
        <w:t>Persistence: Contemporary Readings</w:t>
      </w:r>
      <w:r w:rsidR="005A50A2" w:rsidRPr="005A50A2">
        <w:rPr>
          <w:rFonts w:ascii="Times New Roman" w:hAnsi="Times New Roman" w:cs="Times New Roman"/>
        </w:rPr>
        <w:t>. Cambridge, MA: MIT Press, pp. 55–87.</w:t>
      </w:r>
    </w:p>
  </w:footnote>
  <w:footnote w:id="3">
    <w:p w14:paraId="0D7CEBF4" w14:textId="458F668A" w:rsidR="00594E8C" w:rsidRPr="00594E8C" w:rsidRDefault="00594E8C">
      <w:pPr>
        <w:pStyle w:val="FootnoteText"/>
        <w:rPr>
          <w:rFonts w:ascii="Times New Roman" w:hAnsi="Times New Roman" w:cs="Times New Roman"/>
          <w:lang w:val="en-US"/>
        </w:rPr>
      </w:pPr>
      <w:r w:rsidRPr="00594E8C">
        <w:rPr>
          <w:rStyle w:val="FootnoteReference"/>
          <w:rFonts w:ascii="Times New Roman" w:hAnsi="Times New Roman" w:cs="Times New Roman"/>
        </w:rPr>
        <w:footnoteRef/>
      </w:r>
      <w:r w:rsidRPr="00594E8C">
        <w:rPr>
          <w:rFonts w:ascii="Times New Roman" w:hAnsi="Times New Roman" w:cs="Times New Roman"/>
        </w:rPr>
        <w:t xml:space="preserve"> Lewis, D. (1997) ‘Counterparts of double lives?’, in Rea, M. C. (ed.) </w:t>
      </w:r>
      <w:r w:rsidRPr="00594E8C">
        <w:rPr>
          <w:rFonts w:ascii="Times New Roman" w:hAnsi="Times New Roman" w:cs="Times New Roman"/>
          <w:i/>
          <w:iCs/>
        </w:rPr>
        <w:t>Material constitution: a reader</w:t>
      </w:r>
      <w:r w:rsidRPr="00594E8C">
        <w:rPr>
          <w:rFonts w:ascii="Times New Roman" w:hAnsi="Times New Roman" w:cs="Times New Roman"/>
        </w:rPr>
        <w:t>. Lanham, MD: Rowman &amp; Littlefield Publishers, Inc., pp. 126–147.</w:t>
      </w:r>
    </w:p>
  </w:footnote>
  <w:footnote w:id="4">
    <w:p w14:paraId="0312FE5E" w14:textId="5931E207" w:rsidR="00594E8C" w:rsidRPr="00594E8C" w:rsidRDefault="00594E8C">
      <w:pPr>
        <w:pStyle w:val="FootnoteText"/>
        <w:rPr>
          <w:lang w:val="en-US"/>
        </w:rPr>
      </w:pPr>
      <w:r w:rsidRPr="00594E8C">
        <w:rPr>
          <w:rStyle w:val="FootnoteReference"/>
          <w:rFonts w:ascii="Times New Roman" w:hAnsi="Times New Roman" w:cs="Times New Roman"/>
        </w:rPr>
        <w:footnoteRef/>
      </w:r>
      <w:r w:rsidRPr="00594E8C">
        <w:rPr>
          <w:rFonts w:ascii="Times New Roman" w:hAnsi="Times New Roman" w:cs="Times New Roman"/>
        </w:rPr>
        <w:t xml:space="preserve"> Noonan, H. W. (1993) ‘Constitution is identity’, </w:t>
      </w:r>
      <w:r w:rsidRPr="00594E8C">
        <w:rPr>
          <w:rFonts w:ascii="Times New Roman" w:hAnsi="Times New Roman" w:cs="Times New Roman"/>
          <w:i/>
          <w:iCs/>
        </w:rPr>
        <w:t>Mind</w:t>
      </w:r>
      <w:r w:rsidRPr="00594E8C">
        <w:rPr>
          <w:rFonts w:ascii="Times New Roman" w:hAnsi="Times New Roman" w:cs="Times New Roman"/>
        </w:rPr>
        <w:t>, 102(405), pp. 133–146.</w:t>
      </w:r>
    </w:p>
  </w:footnote>
  <w:footnote w:id="5">
    <w:p w14:paraId="5B1A7122" w14:textId="4E3ED28A" w:rsidR="00594E8C" w:rsidRPr="00594E8C" w:rsidRDefault="00594E8C">
      <w:pPr>
        <w:pStyle w:val="FootnoteText"/>
        <w:rPr>
          <w:rFonts w:ascii="Times New Roman" w:hAnsi="Times New Roman" w:cs="Times New Roman"/>
          <w:lang w:val="en-US"/>
        </w:rPr>
      </w:pPr>
      <w:r w:rsidRPr="00594E8C">
        <w:rPr>
          <w:rStyle w:val="FootnoteReference"/>
          <w:rFonts w:ascii="Times New Roman" w:hAnsi="Times New Roman" w:cs="Times New Roman"/>
        </w:rPr>
        <w:footnoteRef/>
      </w:r>
      <w:r w:rsidRPr="00594E8C">
        <w:rPr>
          <w:rFonts w:ascii="Times New Roman" w:hAnsi="Times New Roman" w:cs="Times New Roman"/>
        </w:rPr>
        <w:t xml:space="preserve"> Fine, K. (2003) ‘The non-identity of a material thing and its matter’, </w:t>
      </w:r>
      <w:r w:rsidRPr="00594E8C">
        <w:rPr>
          <w:rFonts w:ascii="Times New Roman" w:hAnsi="Times New Roman" w:cs="Times New Roman"/>
          <w:i/>
          <w:iCs/>
        </w:rPr>
        <w:t>Mind</w:t>
      </w:r>
      <w:r w:rsidRPr="00594E8C">
        <w:rPr>
          <w:rFonts w:ascii="Times New Roman" w:hAnsi="Times New Roman" w:cs="Times New Roman"/>
        </w:rPr>
        <w:t>, 112(446), pp. 195–234.</w:t>
      </w:r>
    </w:p>
  </w:footnote>
  <w:footnote w:id="6">
    <w:p w14:paraId="351D92DA" w14:textId="3998901C" w:rsidR="00594E8C" w:rsidRPr="00594E8C" w:rsidRDefault="00594E8C">
      <w:pPr>
        <w:pStyle w:val="FootnoteText"/>
        <w:rPr>
          <w:lang w:val="en-US"/>
        </w:rPr>
      </w:pPr>
      <w:r w:rsidRPr="00594E8C">
        <w:rPr>
          <w:rStyle w:val="FootnoteReference"/>
          <w:rFonts w:ascii="Times New Roman" w:hAnsi="Times New Roman" w:cs="Times New Roman"/>
        </w:rPr>
        <w:footnoteRef/>
      </w:r>
      <w:r w:rsidRPr="00594E8C">
        <w:rPr>
          <w:rFonts w:ascii="Times New Roman" w:hAnsi="Times New Roman" w:cs="Times New Roman"/>
        </w:rPr>
        <w:t xml:space="preserve"> Baker, L. R. (1997) ‘Why constitution is not identity’, </w:t>
      </w:r>
      <w:r w:rsidRPr="00594E8C">
        <w:rPr>
          <w:rFonts w:ascii="Times New Roman" w:hAnsi="Times New Roman" w:cs="Times New Roman"/>
          <w:i/>
          <w:iCs/>
        </w:rPr>
        <w:t>The Journal of Philosophy</w:t>
      </w:r>
      <w:r w:rsidRPr="00594E8C">
        <w:rPr>
          <w:rFonts w:ascii="Times New Roman" w:hAnsi="Times New Roman" w:cs="Times New Roman"/>
        </w:rPr>
        <w:t>, 94(12), pp. 599–621.</w:t>
      </w:r>
    </w:p>
  </w:footnote>
  <w:footnote w:id="7">
    <w:p w14:paraId="2E3FFAC2" w14:textId="4F2DB472" w:rsidR="00594E8C" w:rsidRPr="00594E8C" w:rsidRDefault="00594E8C">
      <w:pPr>
        <w:pStyle w:val="FootnoteText"/>
        <w:rPr>
          <w:rFonts w:ascii="Times New Roman" w:hAnsi="Times New Roman" w:cs="Times New Roman"/>
          <w:lang w:val="en-US"/>
        </w:rPr>
      </w:pPr>
      <w:r w:rsidRPr="00594E8C">
        <w:rPr>
          <w:rStyle w:val="FootnoteReference"/>
          <w:rFonts w:ascii="Times New Roman" w:hAnsi="Times New Roman" w:cs="Times New Roman"/>
        </w:rPr>
        <w:footnoteRef/>
      </w:r>
      <w:r w:rsidRPr="00594E8C">
        <w:rPr>
          <w:rFonts w:ascii="Times New Roman" w:hAnsi="Times New Roman" w:cs="Times New Roman"/>
        </w:rPr>
        <w:t xml:space="preserve"> Quine, W. V. (1986) </w:t>
      </w:r>
      <w:r w:rsidRPr="00594E8C">
        <w:rPr>
          <w:rFonts w:ascii="Times New Roman" w:hAnsi="Times New Roman" w:cs="Times New Roman"/>
          <w:i/>
          <w:iCs/>
        </w:rPr>
        <w:t>Philosophy of logic</w:t>
      </w:r>
      <w:r w:rsidRPr="00594E8C">
        <w:rPr>
          <w:rFonts w:ascii="Times New Roman" w:hAnsi="Times New Roman" w:cs="Times New Roman"/>
        </w:rPr>
        <w:t xml:space="preserve">. 2nd </w:t>
      </w:r>
      <w:proofErr w:type="spellStart"/>
      <w:r w:rsidRPr="00594E8C">
        <w:rPr>
          <w:rFonts w:ascii="Times New Roman" w:hAnsi="Times New Roman" w:cs="Times New Roman"/>
        </w:rPr>
        <w:t>edn</w:t>
      </w:r>
      <w:proofErr w:type="spellEnd"/>
      <w:r w:rsidRPr="00594E8C">
        <w:rPr>
          <w:rFonts w:ascii="Times New Roman" w:hAnsi="Times New Roman" w:cs="Times New Roman"/>
        </w:rPr>
        <w:t>. Cambridge, MA: Harvard University Press, pp. 61–70.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034958"/>
    <w:multiLevelType w:val="hybridMultilevel"/>
    <w:tmpl w:val="ED4E7D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0A41CD2"/>
    <w:multiLevelType w:val="hybridMultilevel"/>
    <w:tmpl w:val="AE629A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37067766">
    <w:abstractNumId w:val="1"/>
  </w:num>
  <w:num w:numId="2" w16cid:durableId="181780050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il Leckie">
    <w15:presenceInfo w15:providerId="None" w15:userId="Gail Lecki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795"/>
    <w:rsid w:val="000541FC"/>
    <w:rsid w:val="00065E21"/>
    <w:rsid w:val="000A1F02"/>
    <w:rsid w:val="000A74BE"/>
    <w:rsid w:val="000B0A88"/>
    <w:rsid w:val="000D770E"/>
    <w:rsid w:val="000F38C5"/>
    <w:rsid w:val="00132D2E"/>
    <w:rsid w:val="00181446"/>
    <w:rsid w:val="001E2FBE"/>
    <w:rsid w:val="00202211"/>
    <w:rsid w:val="0025229F"/>
    <w:rsid w:val="00284228"/>
    <w:rsid w:val="002B6D47"/>
    <w:rsid w:val="002B7F0E"/>
    <w:rsid w:val="003C77C0"/>
    <w:rsid w:val="00412498"/>
    <w:rsid w:val="00486461"/>
    <w:rsid w:val="00496313"/>
    <w:rsid w:val="004F432C"/>
    <w:rsid w:val="00526AE1"/>
    <w:rsid w:val="005322BE"/>
    <w:rsid w:val="00594E8C"/>
    <w:rsid w:val="005A50A2"/>
    <w:rsid w:val="005C556A"/>
    <w:rsid w:val="005D1BA9"/>
    <w:rsid w:val="006761B6"/>
    <w:rsid w:val="006B4F75"/>
    <w:rsid w:val="00722814"/>
    <w:rsid w:val="00794F87"/>
    <w:rsid w:val="007D626E"/>
    <w:rsid w:val="007F017F"/>
    <w:rsid w:val="007F1E33"/>
    <w:rsid w:val="008633E8"/>
    <w:rsid w:val="00890DCA"/>
    <w:rsid w:val="008928AD"/>
    <w:rsid w:val="00895B98"/>
    <w:rsid w:val="00911DFE"/>
    <w:rsid w:val="009524AA"/>
    <w:rsid w:val="00981AF7"/>
    <w:rsid w:val="00A01843"/>
    <w:rsid w:val="00A43983"/>
    <w:rsid w:val="00A755AC"/>
    <w:rsid w:val="00A75795"/>
    <w:rsid w:val="00B604EC"/>
    <w:rsid w:val="00BA7FAD"/>
    <w:rsid w:val="00C30404"/>
    <w:rsid w:val="00C84AFA"/>
    <w:rsid w:val="00C8592B"/>
    <w:rsid w:val="00CD1779"/>
    <w:rsid w:val="00DC2331"/>
    <w:rsid w:val="00DF232D"/>
    <w:rsid w:val="00DF54D8"/>
    <w:rsid w:val="00E136F0"/>
    <w:rsid w:val="00E46D87"/>
    <w:rsid w:val="00F37953"/>
    <w:rsid w:val="00FD1476"/>
    <w:rsid w:val="00FE3A0E"/>
    <w:rsid w:val="00FE63F2"/>
    <w:rsid w:val="00FF14DD"/>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A2F649"/>
  <w15:chartTrackingRefBased/>
  <w15:docId w15:val="{358C476F-A50A-E040-833A-5CB6C3203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S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7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57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7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7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7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79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79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79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79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7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57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7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7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7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7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7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7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795"/>
    <w:rPr>
      <w:rFonts w:eastAsiaTheme="majorEastAsia" w:cstheme="majorBidi"/>
      <w:color w:val="272727" w:themeColor="text1" w:themeTint="D8"/>
    </w:rPr>
  </w:style>
  <w:style w:type="paragraph" w:styleId="Title">
    <w:name w:val="Title"/>
    <w:basedOn w:val="Normal"/>
    <w:next w:val="Normal"/>
    <w:link w:val="TitleChar"/>
    <w:uiPriority w:val="10"/>
    <w:qFormat/>
    <w:rsid w:val="00A757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7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79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7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79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75795"/>
    <w:rPr>
      <w:i/>
      <w:iCs/>
      <w:color w:val="404040" w:themeColor="text1" w:themeTint="BF"/>
    </w:rPr>
  </w:style>
  <w:style w:type="paragraph" w:styleId="ListParagraph">
    <w:name w:val="List Paragraph"/>
    <w:basedOn w:val="Normal"/>
    <w:uiPriority w:val="34"/>
    <w:qFormat/>
    <w:rsid w:val="00A75795"/>
    <w:pPr>
      <w:ind w:left="720"/>
      <w:contextualSpacing/>
    </w:pPr>
  </w:style>
  <w:style w:type="character" w:styleId="IntenseEmphasis">
    <w:name w:val="Intense Emphasis"/>
    <w:basedOn w:val="DefaultParagraphFont"/>
    <w:uiPriority w:val="21"/>
    <w:qFormat/>
    <w:rsid w:val="00A75795"/>
    <w:rPr>
      <w:i/>
      <w:iCs/>
      <w:color w:val="0F4761" w:themeColor="accent1" w:themeShade="BF"/>
    </w:rPr>
  </w:style>
  <w:style w:type="paragraph" w:styleId="IntenseQuote">
    <w:name w:val="Intense Quote"/>
    <w:basedOn w:val="Normal"/>
    <w:next w:val="Normal"/>
    <w:link w:val="IntenseQuoteChar"/>
    <w:uiPriority w:val="30"/>
    <w:qFormat/>
    <w:rsid w:val="00A757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795"/>
    <w:rPr>
      <w:i/>
      <w:iCs/>
      <w:color w:val="0F4761" w:themeColor="accent1" w:themeShade="BF"/>
    </w:rPr>
  </w:style>
  <w:style w:type="character" w:styleId="IntenseReference">
    <w:name w:val="Intense Reference"/>
    <w:basedOn w:val="DefaultParagraphFont"/>
    <w:uiPriority w:val="32"/>
    <w:qFormat/>
    <w:rsid w:val="00A75795"/>
    <w:rPr>
      <w:b/>
      <w:bCs/>
      <w:smallCaps/>
      <w:color w:val="0F4761" w:themeColor="accent1" w:themeShade="BF"/>
      <w:spacing w:val="5"/>
    </w:rPr>
  </w:style>
  <w:style w:type="character" w:styleId="PlaceholderText">
    <w:name w:val="Placeholder Text"/>
    <w:basedOn w:val="DefaultParagraphFont"/>
    <w:uiPriority w:val="99"/>
    <w:semiHidden/>
    <w:rsid w:val="000A1F02"/>
    <w:rPr>
      <w:color w:val="666666"/>
    </w:rPr>
  </w:style>
  <w:style w:type="paragraph" w:styleId="FootnoteText">
    <w:name w:val="footnote text"/>
    <w:basedOn w:val="Normal"/>
    <w:link w:val="FootnoteTextChar"/>
    <w:uiPriority w:val="99"/>
    <w:semiHidden/>
    <w:unhideWhenUsed/>
    <w:rsid w:val="005322BE"/>
    <w:rPr>
      <w:sz w:val="20"/>
      <w:szCs w:val="20"/>
    </w:rPr>
  </w:style>
  <w:style w:type="character" w:customStyle="1" w:styleId="FootnoteTextChar">
    <w:name w:val="Footnote Text Char"/>
    <w:basedOn w:val="DefaultParagraphFont"/>
    <w:link w:val="FootnoteText"/>
    <w:uiPriority w:val="99"/>
    <w:semiHidden/>
    <w:rsid w:val="005322BE"/>
    <w:rPr>
      <w:sz w:val="20"/>
      <w:szCs w:val="20"/>
    </w:rPr>
  </w:style>
  <w:style w:type="character" w:styleId="FootnoteReference">
    <w:name w:val="footnote reference"/>
    <w:basedOn w:val="DefaultParagraphFont"/>
    <w:uiPriority w:val="99"/>
    <w:semiHidden/>
    <w:unhideWhenUsed/>
    <w:rsid w:val="005322BE"/>
    <w:rPr>
      <w:vertAlign w:val="superscript"/>
    </w:rPr>
  </w:style>
  <w:style w:type="paragraph" w:styleId="NormalWeb">
    <w:name w:val="Normal (Web)"/>
    <w:basedOn w:val="Normal"/>
    <w:uiPriority w:val="99"/>
    <w:semiHidden/>
    <w:unhideWhenUsed/>
    <w:rsid w:val="005A50A2"/>
    <w:rPr>
      <w:rFonts w:ascii="Times New Roman" w:hAnsi="Times New Roman" w:cs="Times New Roman"/>
    </w:rPr>
  </w:style>
  <w:style w:type="character" w:styleId="CommentReference">
    <w:name w:val="annotation reference"/>
    <w:basedOn w:val="DefaultParagraphFont"/>
    <w:uiPriority w:val="99"/>
    <w:semiHidden/>
    <w:unhideWhenUsed/>
    <w:rsid w:val="00FE3A0E"/>
    <w:rPr>
      <w:sz w:val="16"/>
      <w:szCs w:val="16"/>
    </w:rPr>
  </w:style>
  <w:style w:type="paragraph" w:styleId="CommentText">
    <w:name w:val="annotation text"/>
    <w:basedOn w:val="Normal"/>
    <w:link w:val="CommentTextChar"/>
    <w:uiPriority w:val="99"/>
    <w:semiHidden/>
    <w:unhideWhenUsed/>
    <w:rsid w:val="00FE3A0E"/>
    <w:rPr>
      <w:sz w:val="20"/>
      <w:szCs w:val="20"/>
    </w:rPr>
  </w:style>
  <w:style w:type="character" w:customStyle="1" w:styleId="CommentTextChar">
    <w:name w:val="Comment Text Char"/>
    <w:basedOn w:val="DefaultParagraphFont"/>
    <w:link w:val="CommentText"/>
    <w:uiPriority w:val="99"/>
    <w:semiHidden/>
    <w:rsid w:val="00FE3A0E"/>
    <w:rPr>
      <w:sz w:val="20"/>
      <w:szCs w:val="20"/>
    </w:rPr>
  </w:style>
  <w:style w:type="paragraph" w:styleId="CommentSubject">
    <w:name w:val="annotation subject"/>
    <w:basedOn w:val="CommentText"/>
    <w:next w:val="CommentText"/>
    <w:link w:val="CommentSubjectChar"/>
    <w:uiPriority w:val="99"/>
    <w:semiHidden/>
    <w:unhideWhenUsed/>
    <w:rsid w:val="00FE3A0E"/>
    <w:rPr>
      <w:b/>
      <w:bCs/>
    </w:rPr>
  </w:style>
  <w:style w:type="character" w:customStyle="1" w:styleId="CommentSubjectChar">
    <w:name w:val="Comment Subject Char"/>
    <w:basedOn w:val="CommentTextChar"/>
    <w:link w:val="CommentSubject"/>
    <w:uiPriority w:val="99"/>
    <w:semiHidden/>
    <w:rsid w:val="00FE3A0E"/>
    <w:rPr>
      <w:b/>
      <w:bCs/>
      <w:sz w:val="20"/>
      <w:szCs w:val="20"/>
    </w:rPr>
  </w:style>
  <w:style w:type="paragraph" w:styleId="BalloonText">
    <w:name w:val="Balloon Text"/>
    <w:basedOn w:val="Normal"/>
    <w:link w:val="BalloonTextChar"/>
    <w:uiPriority w:val="99"/>
    <w:semiHidden/>
    <w:unhideWhenUsed/>
    <w:rsid w:val="00FE3A0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3A0E"/>
    <w:rPr>
      <w:rFonts w:ascii="Segoe UI" w:hAnsi="Segoe UI" w:cs="Segoe UI"/>
      <w:sz w:val="18"/>
      <w:szCs w:val="18"/>
    </w:rPr>
  </w:style>
  <w:style w:type="paragraph" w:styleId="Revision">
    <w:name w:val="Revision"/>
    <w:hidden/>
    <w:uiPriority w:val="99"/>
    <w:semiHidden/>
    <w:rsid w:val="00C304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880491">
      <w:bodyDiv w:val="1"/>
      <w:marLeft w:val="0"/>
      <w:marRight w:val="0"/>
      <w:marTop w:val="0"/>
      <w:marBottom w:val="0"/>
      <w:divBdr>
        <w:top w:val="none" w:sz="0" w:space="0" w:color="auto"/>
        <w:left w:val="none" w:sz="0" w:space="0" w:color="auto"/>
        <w:bottom w:val="none" w:sz="0" w:space="0" w:color="auto"/>
        <w:right w:val="none" w:sz="0" w:space="0" w:color="auto"/>
      </w:divBdr>
    </w:div>
    <w:div w:id="2021465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96341A-1FCE-4AB5-8CC6-16E5BC4678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7</Pages>
  <Words>2768</Words>
  <Characters>14174</Characters>
  <Application>Microsoft Office Word</Application>
  <DocSecurity>0</DocSecurity>
  <Lines>202</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Tan</dc:creator>
  <cp:keywords/>
  <dc:description/>
  <cp:lastModifiedBy>Matthew Tan</cp:lastModifiedBy>
  <cp:revision>6</cp:revision>
  <dcterms:created xsi:type="dcterms:W3CDTF">2025-03-13T13:21:00Z</dcterms:created>
  <dcterms:modified xsi:type="dcterms:W3CDTF">2025-03-13T15:27:00Z</dcterms:modified>
</cp:coreProperties>
</file>