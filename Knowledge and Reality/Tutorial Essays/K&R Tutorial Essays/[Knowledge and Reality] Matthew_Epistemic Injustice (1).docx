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E9EEA" w14:textId="3E99181B" w:rsidR="005D1BA9" w:rsidRPr="00007680" w:rsidRDefault="00BA6800" w:rsidP="00BA6800">
      <w:pPr>
        <w:spacing w:line="360" w:lineRule="auto"/>
        <w:jc w:val="center"/>
        <w:rPr>
          <w:rFonts w:ascii="Times New Roman" w:hAnsi="Times New Roman" w:cs="Times New Roman"/>
          <w:b/>
          <w:bCs/>
          <w:sz w:val="28"/>
          <w:szCs w:val="28"/>
          <w:lang w:val="en-US"/>
        </w:rPr>
      </w:pPr>
      <w:r w:rsidRPr="00007680">
        <w:rPr>
          <w:rFonts w:ascii="Times New Roman" w:hAnsi="Times New Roman" w:cs="Times New Roman"/>
          <w:b/>
          <w:bCs/>
          <w:sz w:val="28"/>
          <w:szCs w:val="28"/>
          <w:lang w:val="en-US"/>
        </w:rPr>
        <w:t>Is epistemic injustice the unjust distribution of an epistemic good?</w:t>
      </w:r>
    </w:p>
    <w:p w14:paraId="04081F73" w14:textId="0EA47690" w:rsidR="00BA6800" w:rsidRDefault="00007680" w:rsidP="00BA6800">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Introduction</w:t>
      </w:r>
    </w:p>
    <w:p w14:paraId="002E3628" w14:textId="37490FD1" w:rsidR="00007680" w:rsidRPr="00672A70" w:rsidRDefault="00007680" w:rsidP="00BA6800">
      <w:pPr>
        <w:spacing w:line="360" w:lineRule="auto"/>
        <w:jc w:val="both"/>
        <w:rPr>
          <w:rFonts w:ascii="Times New Roman" w:hAnsi="Times New Roman" w:cs="Times New Roman"/>
          <w:lang w:val="en-US"/>
        </w:rPr>
      </w:pPr>
      <w:r>
        <w:rPr>
          <w:rFonts w:ascii="Times New Roman" w:hAnsi="Times New Roman" w:cs="Times New Roman"/>
          <w:lang w:val="en-US"/>
        </w:rPr>
        <w:tab/>
      </w:r>
      <w:r w:rsidR="00672A70">
        <w:rPr>
          <w:rFonts w:ascii="Times New Roman" w:hAnsi="Times New Roman" w:cs="Times New Roman"/>
          <w:lang w:val="en-US"/>
        </w:rPr>
        <w:t xml:space="preserve">In </w:t>
      </w:r>
      <w:r w:rsidR="00672A70">
        <w:rPr>
          <w:rFonts w:ascii="Times New Roman" w:hAnsi="Times New Roman" w:cs="Times New Roman"/>
          <w:i/>
          <w:iCs/>
          <w:lang w:val="en-US"/>
        </w:rPr>
        <w:t>Epistemic Injustice: Power and the Ethics of Knowing</w:t>
      </w:r>
      <w:r w:rsidR="00672A70">
        <w:rPr>
          <w:rFonts w:ascii="Times New Roman" w:hAnsi="Times New Roman" w:cs="Times New Roman"/>
          <w:lang w:val="en-US"/>
        </w:rPr>
        <w:t>, Miranda Fricker claims that there is a “distinctively epistemic kind of injustice”, characterised by a “wrong done to someone…in their capacity as a knower</w:t>
      </w:r>
      <w:r w:rsidR="003547E2">
        <w:rPr>
          <w:rStyle w:val="FootnoteReference"/>
          <w:rFonts w:ascii="Times New Roman" w:hAnsi="Times New Roman" w:cs="Times New Roman"/>
          <w:lang w:val="en-US"/>
        </w:rPr>
        <w:footnoteReference w:id="1"/>
      </w:r>
      <w:r w:rsidR="00672A70">
        <w:rPr>
          <w:rFonts w:ascii="Times New Roman" w:hAnsi="Times New Roman" w:cs="Times New Roman"/>
          <w:lang w:val="en-US"/>
        </w:rPr>
        <w:t xml:space="preserve">”. For Fricker, the central cases of epistemic injustice are systematic cases of testimonial injustice and hermeneutical injustice. In the former, the social imagining of certain marginalised identity groups results in a prejudice against them, unfairly deflating their credibility which they purportedly “deserve”; in the latter, the exclusion of marginalised groups from concept generation inhibits them from introducing concepts which describe their unique social experience, preventing them from being understood by larger society.  </w:t>
      </w:r>
      <w:r w:rsidR="00797311">
        <w:rPr>
          <w:rFonts w:ascii="Times New Roman" w:hAnsi="Times New Roman" w:cs="Times New Roman"/>
          <w:lang w:val="en-US"/>
        </w:rPr>
        <w:t>It seems, therefore, that such injustices are perpetuated by uneven distributions (deficits/excess) of epistemic goods like credibility or hermeneutical resources</w:t>
      </w:r>
    </w:p>
    <w:p w14:paraId="637C1BBD" w14:textId="64CD55A9" w:rsidR="00007680" w:rsidRDefault="00007680" w:rsidP="00BA6800">
      <w:pPr>
        <w:spacing w:line="360" w:lineRule="auto"/>
        <w:jc w:val="both"/>
        <w:rPr>
          <w:rFonts w:ascii="Times New Roman" w:hAnsi="Times New Roman" w:cs="Times New Roman"/>
          <w:lang w:val="en-US"/>
        </w:rPr>
      </w:pPr>
      <w:r>
        <w:rPr>
          <w:rFonts w:ascii="Times New Roman" w:hAnsi="Times New Roman" w:cs="Times New Roman"/>
          <w:lang w:val="en-US"/>
        </w:rPr>
        <w:tab/>
        <w:t xml:space="preserve">I strike first at and resist the assumption that there is anything distinctively epistemic about ‘epistemic’ injustice. In particular, I find it surprising that the critical literature surrounding epistemic injustice makes little headway in discerning the kinds of obligations we owe to people in their capacities as knowers, forgetting that harm done to someone is not </w:t>
      </w:r>
      <w:r w:rsidRPr="00007680">
        <w:rPr>
          <w:rFonts w:ascii="Times New Roman" w:hAnsi="Times New Roman" w:cs="Times New Roman"/>
          <w:i/>
          <w:iCs/>
          <w:lang w:val="en-US"/>
        </w:rPr>
        <w:t>ipso facto</w:t>
      </w:r>
      <w:r>
        <w:rPr>
          <w:rFonts w:ascii="Times New Roman" w:hAnsi="Times New Roman" w:cs="Times New Roman"/>
          <w:lang w:val="en-US"/>
        </w:rPr>
        <w:t xml:space="preserve"> a reason for injustice. </w:t>
      </w:r>
      <w:ins w:id="0" w:author="Gail Leckie" w:date="2025-02-13T13:30:00Z">
        <w:r w:rsidR="005C2F07">
          <w:rPr>
            <w:rFonts w:ascii="Times New Roman" w:hAnsi="Times New Roman" w:cs="Times New Roman"/>
            <w:lang w:val="en-US"/>
          </w:rPr>
          <w:t xml:space="preserve">Good point </w:t>
        </w:r>
      </w:ins>
      <w:proofErr w:type="gramStart"/>
      <w:r>
        <w:rPr>
          <w:rFonts w:ascii="Times New Roman" w:hAnsi="Times New Roman" w:cs="Times New Roman"/>
          <w:lang w:val="en-US"/>
        </w:rPr>
        <w:t>In</w:t>
      </w:r>
      <w:proofErr w:type="gramEnd"/>
      <w:r>
        <w:rPr>
          <w:rFonts w:ascii="Times New Roman" w:hAnsi="Times New Roman" w:cs="Times New Roman"/>
          <w:lang w:val="en-US"/>
        </w:rPr>
        <w:t xml:space="preserve"> what follows, I argue that there are no such </w:t>
      </w:r>
      <w:r w:rsidRPr="00007680">
        <w:rPr>
          <w:rFonts w:ascii="Times New Roman" w:hAnsi="Times New Roman" w:cs="Times New Roman"/>
          <w:i/>
          <w:iCs/>
          <w:lang w:val="en-US"/>
        </w:rPr>
        <w:t>ethical</w:t>
      </w:r>
      <w:r>
        <w:rPr>
          <w:rFonts w:ascii="Times New Roman" w:hAnsi="Times New Roman" w:cs="Times New Roman"/>
          <w:lang w:val="en-US"/>
        </w:rPr>
        <w:t xml:space="preserve"> obligations owed to others as knowers</w:t>
      </w:r>
      <w:r w:rsidR="009548A0">
        <w:rPr>
          <w:rFonts w:ascii="Times New Roman" w:hAnsi="Times New Roman" w:cs="Times New Roman"/>
          <w:lang w:val="en-US"/>
        </w:rPr>
        <w:t xml:space="preserve"> which has a distinctively epistemic core</w:t>
      </w:r>
      <w:r>
        <w:rPr>
          <w:rFonts w:ascii="Times New Roman" w:hAnsi="Times New Roman" w:cs="Times New Roman"/>
          <w:lang w:val="en-US"/>
        </w:rPr>
        <w:t>, and that the egregious injustices done to knowers in marginalised communities are injustices only in terms of their practical situations. In other words, the highly politically charged situations of putative testimonial and hermeneutical</w:t>
      </w:r>
      <w:r w:rsidR="00947D20">
        <w:rPr>
          <w:rFonts w:ascii="Times New Roman" w:hAnsi="Times New Roman" w:cs="Times New Roman"/>
          <w:lang w:val="en-US"/>
        </w:rPr>
        <w:t xml:space="preserve"> injustice</w:t>
      </w:r>
      <w:r>
        <w:rPr>
          <w:rFonts w:ascii="Times New Roman" w:hAnsi="Times New Roman" w:cs="Times New Roman"/>
          <w:lang w:val="en-US"/>
        </w:rPr>
        <w:t xml:space="preserve"> provided by Fricker are so dense with injustices that we become too quick to concede that there is also an injustice of an epistemic kind. If I am right about this, then Fricker has not shown that there is another distinctive kind of injustice, but simply that </w:t>
      </w:r>
      <w:r w:rsidR="00B00445">
        <w:rPr>
          <w:rFonts w:ascii="Times New Roman" w:hAnsi="Times New Roman" w:cs="Times New Roman"/>
          <w:lang w:val="en-US"/>
        </w:rPr>
        <w:t>a monopoly over credibility and conceptual generation</w:t>
      </w:r>
      <w:r>
        <w:rPr>
          <w:rFonts w:ascii="Times New Roman" w:hAnsi="Times New Roman" w:cs="Times New Roman"/>
          <w:lang w:val="en-US"/>
        </w:rPr>
        <w:t xml:space="preserve"> underwrites and produces injustice. </w:t>
      </w:r>
      <w:r w:rsidR="00B00445">
        <w:rPr>
          <w:rFonts w:ascii="Times New Roman" w:hAnsi="Times New Roman" w:cs="Times New Roman"/>
          <w:lang w:val="en-US"/>
        </w:rPr>
        <w:t xml:space="preserve">Therefore, epistemic injustice is not the unjust distribution of an epistemic good, because epistemic injustice itself is an incoherent concept. </w:t>
      </w:r>
    </w:p>
    <w:p w14:paraId="2A4405ED" w14:textId="77777777" w:rsidR="00F53AFE" w:rsidRDefault="00F53AFE" w:rsidP="00BA6800">
      <w:pPr>
        <w:spacing w:line="360" w:lineRule="auto"/>
        <w:jc w:val="both"/>
        <w:rPr>
          <w:rFonts w:ascii="Times New Roman" w:hAnsi="Times New Roman" w:cs="Times New Roman"/>
          <w:lang w:val="en-US"/>
        </w:rPr>
      </w:pPr>
    </w:p>
    <w:p w14:paraId="46B2F805" w14:textId="5864D938" w:rsidR="00F53AFE" w:rsidRDefault="00F53AFE" w:rsidP="00BA6800">
      <w:pPr>
        <w:spacing w:line="360" w:lineRule="auto"/>
        <w:jc w:val="both"/>
        <w:rPr>
          <w:rFonts w:ascii="Times New Roman" w:hAnsi="Times New Roman" w:cs="Times New Roman"/>
          <w:lang w:val="en-US"/>
        </w:rPr>
      </w:pPr>
      <w:r>
        <w:rPr>
          <w:rFonts w:ascii="Times New Roman" w:hAnsi="Times New Roman" w:cs="Times New Roman"/>
          <w:b/>
          <w:bCs/>
          <w:sz w:val="28"/>
          <w:szCs w:val="28"/>
          <w:lang w:val="en-US"/>
        </w:rPr>
        <w:t xml:space="preserve">Are there any rights we </w:t>
      </w:r>
      <w:r w:rsidR="00576F24">
        <w:rPr>
          <w:rFonts w:ascii="Times New Roman" w:hAnsi="Times New Roman" w:cs="Times New Roman"/>
          <w:b/>
          <w:bCs/>
          <w:sz w:val="28"/>
          <w:szCs w:val="28"/>
          <w:lang w:val="en-US"/>
        </w:rPr>
        <w:t xml:space="preserve">specifically </w:t>
      </w:r>
      <w:r>
        <w:rPr>
          <w:rFonts w:ascii="Times New Roman" w:hAnsi="Times New Roman" w:cs="Times New Roman"/>
          <w:b/>
          <w:bCs/>
          <w:sz w:val="28"/>
          <w:szCs w:val="28"/>
          <w:lang w:val="en-US"/>
        </w:rPr>
        <w:t>have as knowers?</w:t>
      </w:r>
    </w:p>
    <w:p w14:paraId="10A01EA7" w14:textId="3431FED2" w:rsidR="00545E67" w:rsidRDefault="00416D9F" w:rsidP="00545E67">
      <w:pPr>
        <w:spacing w:line="360" w:lineRule="auto"/>
        <w:jc w:val="both"/>
        <w:rPr>
          <w:rFonts w:ascii="Times New Roman" w:hAnsi="Times New Roman" w:cs="Times New Roman"/>
          <w:lang w:val="en-US"/>
        </w:rPr>
      </w:pPr>
      <w:r>
        <w:rPr>
          <w:rFonts w:ascii="Times New Roman" w:hAnsi="Times New Roman" w:cs="Times New Roman"/>
          <w:lang w:val="en-US"/>
        </w:rPr>
        <w:tab/>
        <w:t>Fricker identifies the central case of testimonial injustice due to a systematic, identity-based prejudice that results in the speaker receiving less credibility than she otherwise would have</w:t>
      </w:r>
      <w:r w:rsidR="00717BEC">
        <w:rPr>
          <w:rStyle w:val="FootnoteReference"/>
          <w:rFonts w:ascii="Times New Roman" w:hAnsi="Times New Roman" w:cs="Times New Roman"/>
          <w:lang w:val="en-US"/>
        </w:rPr>
        <w:footnoteReference w:id="2"/>
      </w:r>
      <w:r w:rsidR="00D667E4">
        <w:rPr>
          <w:rFonts w:ascii="Times New Roman" w:hAnsi="Times New Roman" w:cs="Times New Roman"/>
          <w:lang w:val="en-US"/>
        </w:rPr>
        <w:t xml:space="preserve">. </w:t>
      </w:r>
      <w:r w:rsidR="00E32D0B">
        <w:rPr>
          <w:rFonts w:ascii="Times New Roman" w:hAnsi="Times New Roman" w:cs="Times New Roman"/>
          <w:lang w:val="en-US"/>
        </w:rPr>
        <w:t xml:space="preserve">This prejudice arises from pre-evidential social imaginings by the dominant groups in </w:t>
      </w:r>
      <w:r w:rsidR="00E32D0B">
        <w:rPr>
          <w:rFonts w:ascii="Times New Roman" w:hAnsi="Times New Roman" w:cs="Times New Roman"/>
          <w:lang w:val="en-US"/>
        </w:rPr>
        <w:lastRenderedPageBreak/>
        <w:t>societies who yield the majority of what Fricker calls “identity power”. Fricker gives the example whereby an African American, in giving testimony in court, expressed pity for a white girl. Because the White people in America, wielding uninhibited identity power, imposes an “asymmetrical code of practical and discursive conduct on members of different [groups]”, it is unheard of that an African American can ever express pity for a White person. The African American’s testimony is therefore discounted</w:t>
      </w:r>
      <w:r w:rsidR="005940A3">
        <w:rPr>
          <w:rFonts w:ascii="Times New Roman" w:hAnsi="Times New Roman" w:cs="Times New Roman"/>
          <w:lang w:val="en-US"/>
        </w:rPr>
        <w:t xml:space="preserve"> on the basis of pre-evidential social imaginings and prejudice</w:t>
      </w:r>
      <w:r w:rsidR="00717BEC">
        <w:rPr>
          <w:rStyle w:val="FootnoteReference"/>
          <w:rFonts w:ascii="Times New Roman" w:hAnsi="Times New Roman" w:cs="Times New Roman"/>
          <w:lang w:val="en-US"/>
        </w:rPr>
        <w:footnoteReference w:id="3"/>
      </w:r>
      <w:r w:rsidR="005940A3">
        <w:rPr>
          <w:rFonts w:ascii="Times New Roman" w:hAnsi="Times New Roman" w:cs="Times New Roman"/>
          <w:lang w:val="en-US"/>
        </w:rPr>
        <w:t>s</w:t>
      </w:r>
      <w:r w:rsidR="00E32D0B">
        <w:rPr>
          <w:rFonts w:ascii="Times New Roman" w:hAnsi="Times New Roman" w:cs="Times New Roman"/>
          <w:lang w:val="en-US"/>
        </w:rPr>
        <w:t xml:space="preserve">. More abstractly, imagine that we are in a world with Green and Blue people. Greens are the dominant group, and they impose a social imagining of Blues being dishonest. When the Blue says, “I returned the money”, their testimony is discounted relative to them being otherwise Greens. There seems to be two elements </w:t>
      </w:r>
      <w:r w:rsidR="00FF3B68">
        <w:rPr>
          <w:rFonts w:ascii="Times New Roman" w:hAnsi="Times New Roman" w:cs="Times New Roman"/>
          <w:lang w:val="en-US"/>
        </w:rPr>
        <w:t>for a case to qualify as</w:t>
      </w:r>
      <w:r w:rsidR="00E32D0B">
        <w:rPr>
          <w:rFonts w:ascii="Times New Roman" w:hAnsi="Times New Roman" w:cs="Times New Roman"/>
          <w:lang w:val="en-US"/>
        </w:rPr>
        <w:t xml:space="preserve"> testimonial injustice: (</w:t>
      </w:r>
      <w:proofErr w:type="spellStart"/>
      <w:r w:rsidR="00E32D0B">
        <w:rPr>
          <w:rFonts w:ascii="Times New Roman" w:hAnsi="Times New Roman" w:cs="Times New Roman"/>
          <w:lang w:val="en-US"/>
        </w:rPr>
        <w:t>i</w:t>
      </w:r>
      <w:proofErr w:type="spellEnd"/>
      <w:r w:rsidR="00E32D0B">
        <w:rPr>
          <w:rFonts w:ascii="Times New Roman" w:hAnsi="Times New Roman" w:cs="Times New Roman"/>
          <w:lang w:val="en-US"/>
        </w:rPr>
        <w:t xml:space="preserve">) the credibility discount/inflation is undue </w:t>
      </w:r>
      <w:proofErr w:type="spellStart"/>
      <w:r w:rsidR="00E32D0B">
        <w:rPr>
          <w:rFonts w:ascii="Times New Roman" w:hAnsi="Times New Roman" w:cs="Times New Roman"/>
          <w:lang w:val="en-US"/>
        </w:rPr>
        <w:t>iff</w:t>
      </w:r>
      <w:proofErr w:type="spellEnd"/>
      <w:r w:rsidR="00E32D0B">
        <w:rPr>
          <w:rFonts w:ascii="Times New Roman" w:hAnsi="Times New Roman" w:cs="Times New Roman"/>
          <w:lang w:val="en-US"/>
        </w:rPr>
        <w:t xml:space="preserve"> it is </w:t>
      </w:r>
      <w:del w:id="1" w:author="Gail Leckie" w:date="2025-02-13T13:32:00Z">
        <w:r w:rsidR="00E32D0B" w:rsidRPr="00FF3B68" w:rsidDel="005C2F07">
          <w:rPr>
            <w:rFonts w:ascii="Times New Roman" w:hAnsi="Times New Roman" w:cs="Times New Roman"/>
            <w:i/>
            <w:iCs/>
            <w:lang w:val="en-US"/>
          </w:rPr>
          <w:delText>pre</w:delText>
        </w:r>
      </w:del>
      <w:proofErr w:type="gramStart"/>
      <w:ins w:id="2" w:author="Gail Leckie" w:date="2025-02-13T13:33:00Z">
        <w:r w:rsidR="005C2F07">
          <w:rPr>
            <w:rFonts w:ascii="Times New Roman" w:hAnsi="Times New Roman" w:cs="Times New Roman"/>
            <w:i/>
            <w:iCs/>
            <w:lang w:val="en-US"/>
          </w:rPr>
          <w:t>non?</w:t>
        </w:r>
      </w:ins>
      <w:r w:rsidR="00E32D0B" w:rsidRPr="00FF3B68">
        <w:rPr>
          <w:rFonts w:ascii="Times New Roman" w:hAnsi="Times New Roman" w:cs="Times New Roman"/>
          <w:i/>
          <w:iCs/>
          <w:lang w:val="en-US"/>
        </w:rPr>
        <w:t>-</w:t>
      </w:r>
      <w:proofErr w:type="gramEnd"/>
      <w:r w:rsidR="00E32D0B" w:rsidRPr="00FF3B68">
        <w:rPr>
          <w:rFonts w:ascii="Times New Roman" w:hAnsi="Times New Roman" w:cs="Times New Roman"/>
          <w:i/>
          <w:iCs/>
          <w:lang w:val="en-US"/>
        </w:rPr>
        <w:t>evidential</w:t>
      </w:r>
      <w:r w:rsidR="00E32D0B">
        <w:rPr>
          <w:rFonts w:ascii="Times New Roman" w:hAnsi="Times New Roman" w:cs="Times New Roman"/>
          <w:lang w:val="en-US"/>
        </w:rPr>
        <w:t xml:space="preserve">, often arising from </w:t>
      </w:r>
      <w:r w:rsidR="00FF3B68">
        <w:rPr>
          <w:rFonts w:ascii="Times New Roman" w:hAnsi="Times New Roman" w:cs="Times New Roman"/>
          <w:lang w:val="en-US"/>
        </w:rPr>
        <w:t>biases</w:t>
      </w:r>
      <w:r w:rsidR="00E32D0B">
        <w:rPr>
          <w:rFonts w:ascii="Times New Roman" w:hAnsi="Times New Roman" w:cs="Times New Roman"/>
          <w:lang w:val="en-US"/>
        </w:rPr>
        <w:t xml:space="preserve">, (ii) the credibility must harm someone in their capacity as a knower. </w:t>
      </w:r>
    </w:p>
    <w:p w14:paraId="175C2E07" w14:textId="6864CB18" w:rsidR="00FF3B68" w:rsidRDefault="00FF3B68" w:rsidP="00545E67">
      <w:pPr>
        <w:spacing w:line="360" w:lineRule="auto"/>
        <w:jc w:val="both"/>
        <w:rPr>
          <w:rFonts w:ascii="Times New Roman" w:hAnsi="Times New Roman" w:cs="Times New Roman"/>
          <w:lang w:val="en-US"/>
        </w:rPr>
      </w:pPr>
      <w:r>
        <w:rPr>
          <w:rFonts w:ascii="Times New Roman" w:hAnsi="Times New Roman" w:cs="Times New Roman"/>
          <w:lang w:val="en-US"/>
        </w:rPr>
        <w:tab/>
        <w:t xml:space="preserve">The reason why (ii) is not sufficient to be characterised as an injustice is precisely because harm to someone is not </w:t>
      </w:r>
      <w:r w:rsidRPr="00A41A2F">
        <w:rPr>
          <w:rFonts w:ascii="Times New Roman" w:hAnsi="Times New Roman" w:cs="Times New Roman"/>
          <w:i/>
          <w:iCs/>
          <w:lang w:val="en-US"/>
        </w:rPr>
        <w:t>ipso facto</w:t>
      </w:r>
      <w:r>
        <w:rPr>
          <w:rFonts w:ascii="Times New Roman" w:hAnsi="Times New Roman" w:cs="Times New Roman"/>
          <w:lang w:val="en-US"/>
        </w:rPr>
        <w:t xml:space="preserve"> a reason to classify an action as an injustice. A central example of a harm to someone in their capacity as a knower</w:t>
      </w:r>
      <w:r w:rsidR="005D3FA0">
        <w:rPr>
          <w:rFonts w:ascii="Times New Roman" w:hAnsi="Times New Roman" w:cs="Times New Roman"/>
          <w:lang w:val="en-US"/>
        </w:rPr>
        <w:t xml:space="preserve">, </w:t>
      </w:r>
      <w:r>
        <w:rPr>
          <w:rFonts w:ascii="Times New Roman" w:hAnsi="Times New Roman" w:cs="Times New Roman"/>
          <w:lang w:val="en-US"/>
        </w:rPr>
        <w:t xml:space="preserve">according to Fricker, is a “loss of epistemic confidence” and thus an “ongoing failure to gain knowledge”. But consider the case where a PhD student performed terribly at her viva because her thesis was in fact terrible. The student would likewise lose epistemic confidence and perhaps take years to recover. Fricker must distinguish this case from the case of Blues and Greens. </w:t>
      </w:r>
      <w:commentRangeStart w:id="3"/>
      <w:r>
        <w:rPr>
          <w:rFonts w:ascii="Times New Roman" w:hAnsi="Times New Roman" w:cs="Times New Roman"/>
          <w:lang w:val="en-US"/>
        </w:rPr>
        <w:t xml:space="preserve">The obvious, candidate distinction between the PhD student case and the B/G case is that the B/G case might violate some sort of epistemic rights that we have as knowers, while the PhD student case does not. </w:t>
      </w:r>
      <w:commentRangeEnd w:id="3"/>
      <w:r w:rsidR="005C2F07">
        <w:rPr>
          <w:rStyle w:val="CommentReference"/>
        </w:rPr>
        <w:commentReference w:id="3"/>
      </w:r>
      <w:r>
        <w:rPr>
          <w:rFonts w:ascii="Times New Roman" w:hAnsi="Times New Roman" w:cs="Times New Roman"/>
          <w:lang w:val="en-US"/>
        </w:rPr>
        <w:t xml:space="preserve">Fricker is clearly aware of this when she speaks of a “hearer’s obligation” to “match the level of credibility she attributes to her interlocutor to the evidence that he is offering the truth”. </w:t>
      </w:r>
      <w:ins w:id="4" w:author="Gail Leckie" w:date="2025-02-13T13:43:00Z">
        <w:r w:rsidR="00C5416F">
          <w:rPr>
            <w:rFonts w:ascii="Times New Roman" w:hAnsi="Times New Roman" w:cs="Times New Roman"/>
            <w:lang w:val="en-US"/>
          </w:rPr>
          <w:t>Not sure the argument works here.  See box.</w:t>
        </w:r>
      </w:ins>
    </w:p>
    <w:p w14:paraId="01B2A3A3" w14:textId="3C05069D" w:rsidR="00FF3B68" w:rsidRDefault="00FF3B68" w:rsidP="00545E67">
      <w:pPr>
        <w:spacing w:line="360" w:lineRule="auto"/>
        <w:jc w:val="both"/>
        <w:rPr>
          <w:rFonts w:ascii="Times New Roman" w:hAnsi="Times New Roman" w:cs="Times New Roman"/>
          <w:lang w:val="en-US"/>
        </w:rPr>
      </w:pPr>
      <w:r>
        <w:rPr>
          <w:rFonts w:ascii="Times New Roman" w:hAnsi="Times New Roman" w:cs="Times New Roman"/>
          <w:lang w:val="en-US"/>
        </w:rPr>
        <w:tab/>
        <w:t xml:space="preserve">But notice that a hearer’s obligation does not imply a speaker’s right – for this depends on who the hearer’s obligation is to. </w:t>
      </w:r>
      <w:r w:rsidR="006F53C3">
        <w:rPr>
          <w:rFonts w:ascii="Times New Roman" w:hAnsi="Times New Roman" w:cs="Times New Roman"/>
          <w:lang w:val="en-US"/>
        </w:rPr>
        <w:t xml:space="preserve">Let us set out the obligation that Fricker </w:t>
      </w:r>
      <w:r w:rsidR="00717BEC">
        <w:rPr>
          <w:rFonts w:ascii="Times New Roman" w:hAnsi="Times New Roman" w:cs="Times New Roman"/>
          <w:lang w:val="en-US"/>
        </w:rPr>
        <w:t xml:space="preserve">might </w:t>
      </w:r>
      <w:r w:rsidR="006F53C3">
        <w:rPr>
          <w:rFonts w:ascii="Times New Roman" w:hAnsi="Times New Roman" w:cs="Times New Roman"/>
          <w:lang w:val="en-US"/>
        </w:rPr>
        <w:t>implicitly suggests:</w:t>
      </w:r>
    </w:p>
    <w:p w14:paraId="4FA5FE93" w14:textId="4287B4A1" w:rsidR="006F53C3" w:rsidRDefault="006F53C3" w:rsidP="006F53C3">
      <w:pPr>
        <w:spacing w:line="360" w:lineRule="auto"/>
        <w:ind w:left="1134" w:right="1088"/>
        <w:jc w:val="both"/>
        <w:rPr>
          <w:rFonts w:ascii="Times New Roman" w:hAnsi="Times New Roman" w:cs="Times New Roman"/>
          <w:lang w:val="en-US"/>
        </w:rPr>
      </w:pPr>
      <w:r>
        <w:rPr>
          <w:rFonts w:ascii="Times New Roman" w:hAnsi="Times New Roman" w:cs="Times New Roman"/>
          <w:lang w:val="en-US"/>
        </w:rPr>
        <w:t>Hearer’s Obligation (HO</w:t>
      </w:r>
      <w:r w:rsidR="00A41A2F">
        <w:rPr>
          <w:rFonts w:ascii="Times New Roman" w:hAnsi="Times New Roman" w:cs="Times New Roman"/>
          <w:lang w:val="en-US"/>
        </w:rPr>
        <w:t>1</w:t>
      </w:r>
      <w:r>
        <w:rPr>
          <w:rFonts w:ascii="Times New Roman" w:hAnsi="Times New Roman" w:cs="Times New Roman"/>
          <w:lang w:val="en-US"/>
        </w:rPr>
        <w:t xml:space="preserve">): A hearer, H, is obliged to a speaker, S, to credit S’s testimony </w:t>
      </w:r>
      <w:commentRangeStart w:id="5"/>
      <w:r>
        <w:rPr>
          <w:rFonts w:ascii="Times New Roman" w:hAnsi="Times New Roman" w:cs="Times New Roman"/>
          <w:lang w:val="en-US"/>
        </w:rPr>
        <w:t xml:space="preserve">based only on S’s evidence </w:t>
      </w:r>
      <w:commentRangeEnd w:id="5"/>
      <w:r w:rsidR="005C2F07">
        <w:rPr>
          <w:rStyle w:val="CommentReference"/>
        </w:rPr>
        <w:commentReference w:id="5"/>
      </w:r>
    </w:p>
    <w:p w14:paraId="4D1E7832" w14:textId="625157E4" w:rsidR="006F53C3" w:rsidRDefault="006F53C3" w:rsidP="006F53C3">
      <w:pPr>
        <w:spacing w:line="360" w:lineRule="auto"/>
        <w:ind w:right="-46"/>
        <w:jc w:val="both"/>
        <w:rPr>
          <w:rFonts w:ascii="Times New Roman" w:hAnsi="Times New Roman" w:cs="Times New Roman"/>
          <w:lang w:val="en-US"/>
        </w:rPr>
      </w:pPr>
      <w:r>
        <w:rPr>
          <w:rFonts w:ascii="Times New Roman" w:hAnsi="Times New Roman" w:cs="Times New Roman"/>
          <w:lang w:val="en-US"/>
        </w:rPr>
        <w:tab/>
        <w:t>Now, is HO</w:t>
      </w:r>
      <w:r w:rsidR="00A41A2F">
        <w:rPr>
          <w:rFonts w:ascii="Times New Roman" w:hAnsi="Times New Roman" w:cs="Times New Roman"/>
          <w:lang w:val="en-US"/>
        </w:rPr>
        <w:t>1</w:t>
      </w:r>
      <w:r>
        <w:rPr>
          <w:rFonts w:ascii="Times New Roman" w:hAnsi="Times New Roman" w:cs="Times New Roman"/>
          <w:lang w:val="en-US"/>
        </w:rPr>
        <w:t xml:space="preserve"> right? It is not obvious why the hearer H owes this to speaker S at all. We can see that Fricker is herself tentative to support HO</w:t>
      </w:r>
      <w:r w:rsidR="00A41A2F">
        <w:rPr>
          <w:rFonts w:ascii="Times New Roman" w:hAnsi="Times New Roman" w:cs="Times New Roman"/>
          <w:lang w:val="en-US"/>
        </w:rPr>
        <w:t>1</w:t>
      </w:r>
      <w:r>
        <w:rPr>
          <w:rFonts w:ascii="Times New Roman" w:hAnsi="Times New Roman" w:cs="Times New Roman"/>
          <w:lang w:val="en-US"/>
        </w:rPr>
        <w:t xml:space="preserve"> because of the case of bad luck in testimony. Suppose someone was flustered during testimony and the jury uses this extra-</w:t>
      </w:r>
      <w:r>
        <w:rPr>
          <w:rFonts w:ascii="Times New Roman" w:hAnsi="Times New Roman" w:cs="Times New Roman"/>
          <w:lang w:val="en-US"/>
        </w:rPr>
        <w:lastRenderedPageBreak/>
        <w:t xml:space="preserve">evidential evidence to discount his testimony. Fricker thinks that this does not count as a case of testimonial injustice as it commits us to not discounting someone’s credibility based on </w:t>
      </w:r>
      <w:commentRangeStart w:id="6"/>
      <w:r>
        <w:rPr>
          <w:rFonts w:ascii="Times New Roman" w:hAnsi="Times New Roman" w:cs="Times New Roman"/>
          <w:lang w:val="en-US"/>
        </w:rPr>
        <w:t>anything that is “through no fault” of the speaker</w:t>
      </w:r>
      <w:r w:rsidR="006044CB">
        <w:rPr>
          <w:rStyle w:val="FootnoteReference"/>
          <w:rFonts w:ascii="Times New Roman" w:hAnsi="Times New Roman" w:cs="Times New Roman"/>
          <w:lang w:val="en-US"/>
        </w:rPr>
        <w:footnoteReference w:id="4"/>
      </w:r>
      <w:r>
        <w:rPr>
          <w:rFonts w:ascii="Times New Roman" w:hAnsi="Times New Roman" w:cs="Times New Roman"/>
          <w:lang w:val="en-US"/>
        </w:rPr>
        <w:t xml:space="preserve">. </w:t>
      </w:r>
      <w:commentRangeEnd w:id="6"/>
      <w:r w:rsidR="005C2F07">
        <w:rPr>
          <w:rStyle w:val="CommentReference"/>
        </w:rPr>
        <w:commentReference w:id="6"/>
      </w:r>
      <w:r w:rsidR="00A41A2F">
        <w:rPr>
          <w:rFonts w:ascii="Times New Roman" w:hAnsi="Times New Roman" w:cs="Times New Roman"/>
          <w:lang w:val="en-US"/>
        </w:rPr>
        <w:t xml:space="preserve">In short, Fricker really commits us to the following: </w:t>
      </w:r>
    </w:p>
    <w:p w14:paraId="3379A1D3" w14:textId="014267FB" w:rsidR="00A41A2F" w:rsidRDefault="00A41A2F" w:rsidP="00A41A2F">
      <w:pPr>
        <w:spacing w:line="360" w:lineRule="auto"/>
        <w:ind w:left="1134" w:right="1088"/>
        <w:jc w:val="both"/>
        <w:rPr>
          <w:rFonts w:ascii="Times New Roman" w:hAnsi="Times New Roman" w:cs="Times New Roman"/>
          <w:lang w:val="en-US"/>
        </w:rPr>
      </w:pPr>
      <w:r>
        <w:rPr>
          <w:rFonts w:ascii="Times New Roman" w:hAnsi="Times New Roman" w:cs="Times New Roman"/>
          <w:lang w:val="en-US"/>
        </w:rPr>
        <w:t xml:space="preserve">Hearer’s Obligation (HO2): A hearer, H, is obliged to a speaker, S, to </w:t>
      </w:r>
      <w:commentRangeStart w:id="7"/>
      <w:r>
        <w:rPr>
          <w:rFonts w:ascii="Times New Roman" w:hAnsi="Times New Roman" w:cs="Times New Roman"/>
          <w:lang w:val="en-US"/>
        </w:rPr>
        <w:t xml:space="preserve">not use any identity-based </w:t>
      </w:r>
      <w:commentRangeEnd w:id="7"/>
      <w:r w:rsidR="00C5416F">
        <w:rPr>
          <w:rStyle w:val="CommentReference"/>
        </w:rPr>
        <w:commentReference w:id="7"/>
      </w:r>
      <w:r>
        <w:rPr>
          <w:rFonts w:ascii="Times New Roman" w:hAnsi="Times New Roman" w:cs="Times New Roman"/>
          <w:lang w:val="en-US"/>
        </w:rPr>
        <w:t>judgements in crediting S’s testimony</w:t>
      </w:r>
    </w:p>
    <w:p w14:paraId="517DC86D" w14:textId="73681715" w:rsidR="00A41A2F" w:rsidRDefault="00A41A2F" w:rsidP="00A41A2F">
      <w:pPr>
        <w:spacing w:line="360" w:lineRule="auto"/>
        <w:ind w:right="-46"/>
        <w:jc w:val="both"/>
        <w:rPr>
          <w:rFonts w:ascii="Times New Roman" w:hAnsi="Times New Roman" w:cs="Times New Roman"/>
          <w:lang w:val="en-US"/>
        </w:rPr>
      </w:pPr>
      <w:r>
        <w:rPr>
          <w:rFonts w:ascii="Times New Roman" w:hAnsi="Times New Roman" w:cs="Times New Roman"/>
          <w:lang w:val="en-US"/>
        </w:rPr>
        <w:tab/>
        <w:t xml:space="preserve">But HO2 does not really make sense either. Suppose in the world of Blues and Greens, Blues were </w:t>
      </w:r>
      <w:r w:rsidRPr="00A41A2F">
        <w:rPr>
          <w:rFonts w:ascii="Times New Roman" w:hAnsi="Times New Roman" w:cs="Times New Roman"/>
          <w:i/>
          <w:iCs/>
          <w:lang w:val="en-US"/>
        </w:rPr>
        <w:t>actually</w:t>
      </w:r>
      <w:r>
        <w:rPr>
          <w:rFonts w:ascii="Times New Roman" w:hAnsi="Times New Roman" w:cs="Times New Roman"/>
          <w:lang w:val="en-US"/>
        </w:rPr>
        <w:t xml:space="preserve"> dishonest, and </w:t>
      </w:r>
      <w:commentRangeStart w:id="8"/>
      <w:r>
        <w:rPr>
          <w:rFonts w:ascii="Times New Roman" w:hAnsi="Times New Roman" w:cs="Times New Roman"/>
          <w:lang w:val="en-US"/>
        </w:rPr>
        <w:t>Greens see Blues steal money all the time.</w:t>
      </w:r>
      <w:commentRangeEnd w:id="8"/>
      <w:r w:rsidR="00C5416F">
        <w:rPr>
          <w:rStyle w:val="CommentReference"/>
        </w:rPr>
        <w:commentReference w:id="8"/>
      </w:r>
      <w:r>
        <w:rPr>
          <w:rFonts w:ascii="Times New Roman" w:hAnsi="Times New Roman" w:cs="Times New Roman"/>
          <w:lang w:val="en-US"/>
        </w:rPr>
        <w:t xml:space="preserve"> Either Fricker thinks that discounting Blue’s credibility is a case of testimonial injustice or not. If she does think so, then it is not so much that one’s discount of a speaker’s credibility is </w:t>
      </w:r>
      <w:r w:rsidRPr="00A41A2F">
        <w:rPr>
          <w:rFonts w:ascii="Times New Roman" w:hAnsi="Times New Roman" w:cs="Times New Roman"/>
          <w:i/>
          <w:iCs/>
          <w:lang w:val="en-US"/>
        </w:rPr>
        <w:t>pre-evidential</w:t>
      </w:r>
      <w:r>
        <w:rPr>
          <w:rFonts w:ascii="Times New Roman" w:hAnsi="Times New Roman" w:cs="Times New Roman"/>
          <w:i/>
          <w:iCs/>
          <w:lang w:val="en-US"/>
        </w:rPr>
        <w:t xml:space="preserve"> </w:t>
      </w:r>
      <w:r>
        <w:rPr>
          <w:rFonts w:ascii="Times New Roman" w:hAnsi="Times New Roman" w:cs="Times New Roman"/>
          <w:lang w:val="en-US"/>
        </w:rPr>
        <w:t xml:space="preserve">that results in testimonial injustice, </w:t>
      </w:r>
      <w:r w:rsidR="006044CB">
        <w:rPr>
          <w:rFonts w:ascii="Times New Roman" w:hAnsi="Times New Roman" w:cs="Times New Roman"/>
          <w:lang w:val="en-US"/>
        </w:rPr>
        <w:t>but because it is</w:t>
      </w:r>
      <w:r>
        <w:rPr>
          <w:rFonts w:ascii="Times New Roman" w:hAnsi="Times New Roman" w:cs="Times New Roman"/>
          <w:lang w:val="en-US"/>
        </w:rPr>
        <w:t xml:space="preserve"> based on </w:t>
      </w:r>
      <w:proofErr w:type="spellStart"/>
      <w:r>
        <w:rPr>
          <w:rFonts w:ascii="Times New Roman" w:hAnsi="Times New Roman" w:cs="Times New Roman"/>
          <w:lang w:val="en-US"/>
        </w:rPr>
        <w:t>generalisations</w:t>
      </w:r>
      <w:proofErr w:type="spellEnd"/>
      <w:r>
        <w:rPr>
          <w:rFonts w:ascii="Times New Roman" w:hAnsi="Times New Roman" w:cs="Times New Roman"/>
          <w:lang w:val="en-US"/>
        </w:rPr>
        <w:t xml:space="preserve"> about a person’s identity. But there is nothing that obviously privileges identity over other testimony-affecting factors such as shyness. If she does not, then it seems to be again about the </w:t>
      </w:r>
      <w:r>
        <w:rPr>
          <w:rFonts w:ascii="Times New Roman" w:hAnsi="Times New Roman" w:cs="Times New Roman"/>
          <w:i/>
          <w:iCs/>
          <w:lang w:val="en-US"/>
        </w:rPr>
        <w:t xml:space="preserve">pre-evidential </w:t>
      </w:r>
      <w:r>
        <w:rPr>
          <w:rFonts w:ascii="Times New Roman" w:hAnsi="Times New Roman" w:cs="Times New Roman"/>
          <w:lang w:val="en-US"/>
        </w:rPr>
        <w:t xml:space="preserve">nature of one’s credibility judgements, and there is no reason to move from HO1 to HO2. </w:t>
      </w:r>
      <w:ins w:id="9" w:author="Gail Leckie" w:date="2025-02-13T13:44:00Z">
        <w:r w:rsidR="00C5416F">
          <w:rPr>
            <w:rFonts w:ascii="Times New Roman" w:hAnsi="Times New Roman" w:cs="Times New Roman"/>
            <w:lang w:val="en-US"/>
          </w:rPr>
          <w:t xml:space="preserve">I </w:t>
        </w:r>
        <w:proofErr w:type="spellStart"/>
        <w:r w:rsidR="00C5416F">
          <w:rPr>
            <w:rFonts w:ascii="Times New Roman" w:hAnsi="Times New Roman" w:cs="Times New Roman"/>
            <w:lang w:val="en-US"/>
          </w:rPr>
          <w:t>don’tt</w:t>
        </w:r>
        <w:proofErr w:type="spellEnd"/>
        <w:r w:rsidR="00C5416F">
          <w:rPr>
            <w:rFonts w:ascii="Times New Roman" w:hAnsi="Times New Roman" w:cs="Times New Roman"/>
            <w:lang w:val="en-US"/>
          </w:rPr>
          <w:t xml:space="preserve"> </w:t>
        </w:r>
        <w:proofErr w:type="spellStart"/>
        <w:r w:rsidR="00C5416F">
          <w:rPr>
            <w:rFonts w:ascii="Times New Roman" w:hAnsi="Times New Roman" w:cs="Times New Roman"/>
            <w:lang w:val="en-US"/>
          </w:rPr>
          <w:t>hink</w:t>
        </w:r>
        <w:proofErr w:type="spellEnd"/>
        <w:r w:rsidR="00C5416F">
          <w:rPr>
            <w:rFonts w:ascii="Times New Roman" w:hAnsi="Times New Roman" w:cs="Times New Roman"/>
            <w:lang w:val="en-US"/>
          </w:rPr>
          <w:t xml:space="preserve"> this was fair on the opponent.  Fricker talks about </w:t>
        </w:r>
      </w:ins>
      <w:proofErr w:type="gramStart"/>
      <w:ins w:id="10" w:author="Gail Leckie" w:date="2025-02-13T13:45:00Z">
        <w:r w:rsidR="00C5416F">
          <w:rPr>
            <w:rFonts w:ascii="Times New Roman" w:hAnsi="Times New Roman" w:cs="Times New Roman"/>
            <w:lang w:val="en-US"/>
          </w:rPr>
          <w:t>id based</w:t>
        </w:r>
        <w:proofErr w:type="gramEnd"/>
        <w:r w:rsidR="00C5416F">
          <w:rPr>
            <w:rFonts w:ascii="Times New Roman" w:hAnsi="Times New Roman" w:cs="Times New Roman"/>
            <w:lang w:val="en-US"/>
          </w:rPr>
          <w:t xml:space="preserve"> judgement that are “resistant to counterevidence”</w:t>
        </w:r>
      </w:ins>
    </w:p>
    <w:p w14:paraId="36C48066" w14:textId="426C7864" w:rsidR="00A41A2F" w:rsidRDefault="00A41A2F" w:rsidP="00A41A2F">
      <w:pPr>
        <w:spacing w:line="360" w:lineRule="auto"/>
        <w:ind w:right="-46"/>
        <w:jc w:val="both"/>
        <w:rPr>
          <w:rFonts w:ascii="Times New Roman" w:hAnsi="Times New Roman" w:cs="Times New Roman"/>
          <w:lang w:val="en-US"/>
        </w:rPr>
      </w:pPr>
      <w:r>
        <w:rPr>
          <w:rFonts w:ascii="Times New Roman" w:hAnsi="Times New Roman" w:cs="Times New Roman"/>
          <w:lang w:val="en-US"/>
        </w:rPr>
        <w:tab/>
        <w:t>But I want to claim that there are no such epistemic obligations to speakers in general</w:t>
      </w:r>
      <w:ins w:id="11" w:author="Gail Leckie" w:date="2025-02-13T13:46:00Z">
        <w:r w:rsidR="00D76CBF">
          <w:rPr>
            <w:rFonts w:ascii="Times New Roman" w:hAnsi="Times New Roman" w:cs="Times New Roman"/>
            <w:lang w:val="en-US"/>
          </w:rPr>
          <w:t xml:space="preserve"> (but </w:t>
        </w:r>
      </w:ins>
      <w:ins w:id="12" w:author="Gail Leckie" w:date="2025-02-13T13:47:00Z">
        <w:r w:rsidR="00D76CBF">
          <w:rPr>
            <w:rFonts w:ascii="Times New Roman" w:hAnsi="Times New Roman" w:cs="Times New Roman"/>
            <w:lang w:val="en-US"/>
          </w:rPr>
          <w:t>each of us has</w:t>
        </w:r>
      </w:ins>
      <w:ins w:id="13" w:author="Gail Leckie" w:date="2025-02-13T13:46:00Z">
        <w:r w:rsidR="00D76CBF">
          <w:rPr>
            <w:rFonts w:ascii="Times New Roman" w:hAnsi="Times New Roman" w:cs="Times New Roman"/>
            <w:lang w:val="en-US"/>
          </w:rPr>
          <w:t xml:space="preserve"> </w:t>
        </w:r>
        <w:proofErr w:type="spellStart"/>
        <w:r w:rsidR="00D76CBF">
          <w:rPr>
            <w:rFonts w:ascii="Times New Roman" w:hAnsi="Times New Roman" w:cs="Times New Roman"/>
            <w:lang w:val="en-US"/>
          </w:rPr>
          <w:t>oblig</w:t>
        </w:r>
        <w:proofErr w:type="spellEnd"/>
        <w:r w:rsidR="00D76CBF">
          <w:rPr>
            <w:rFonts w:ascii="Times New Roman" w:hAnsi="Times New Roman" w:cs="Times New Roman"/>
            <w:lang w:val="en-US"/>
          </w:rPr>
          <w:t xml:space="preserve"> not to pass on </w:t>
        </w:r>
        <w:proofErr w:type="spellStart"/>
        <w:r w:rsidR="00D76CBF">
          <w:rPr>
            <w:rFonts w:ascii="Times New Roman" w:hAnsi="Times New Roman" w:cs="Times New Roman"/>
            <w:lang w:val="en-US"/>
          </w:rPr>
          <w:t>unknowledgable</w:t>
        </w:r>
        <w:proofErr w:type="spellEnd"/>
        <w:r w:rsidR="00D76CBF">
          <w:rPr>
            <w:rFonts w:ascii="Times New Roman" w:hAnsi="Times New Roman" w:cs="Times New Roman"/>
            <w:lang w:val="en-US"/>
          </w:rPr>
          <w:t xml:space="preserve"> testimony</w:t>
        </w:r>
      </w:ins>
      <w:ins w:id="14" w:author="Gail Leckie" w:date="2025-02-13T13:47:00Z">
        <w:r w:rsidR="00D76CBF">
          <w:rPr>
            <w:rFonts w:ascii="Times New Roman" w:hAnsi="Times New Roman" w:cs="Times New Roman"/>
            <w:lang w:val="en-US"/>
          </w:rPr>
          <w:t xml:space="preserve"> and to share what we do know in cases of need</w:t>
        </w:r>
      </w:ins>
      <w:ins w:id="15" w:author="Gail Leckie" w:date="2025-02-13T13:46:00Z">
        <w:r w:rsidR="00D76CBF">
          <w:rPr>
            <w:rFonts w:ascii="Times New Roman" w:hAnsi="Times New Roman" w:cs="Times New Roman"/>
            <w:lang w:val="en-US"/>
          </w:rPr>
          <w:t>,</w:t>
        </w:r>
      </w:ins>
      <w:ins w:id="16" w:author="Gail Leckie" w:date="2025-02-13T13:47:00Z">
        <w:r w:rsidR="00D76CBF">
          <w:rPr>
            <w:rFonts w:ascii="Times New Roman" w:hAnsi="Times New Roman" w:cs="Times New Roman"/>
            <w:lang w:val="en-US"/>
          </w:rPr>
          <w:t xml:space="preserve"> parents have </w:t>
        </w:r>
        <w:proofErr w:type="spellStart"/>
        <w:r w:rsidR="00D76CBF">
          <w:rPr>
            <w:rFonts w:ascii="Times New Roman" w:hAnsi="Times New Roman" w:cs="Times New Roman"/>
            <w:lang w:val="en-US"/>
          </w:rPr>
          <w:t>oblig</w:t>
        </w:r>
        <w:proofErr w:type="spellEnd"/>
        <w:r w:rsidR="00D76CBF">
          <w:rPr>
            <w:rFonts w:ascii="Times New Roman" w:hAnsi="Times New Roman" w:cs="Times New Roman"/>
            <w:lang w:val="en-US"/>
          </w:rPr>
          <w:t xml:space="preserve"> to teach and educate children</w:t>
        </w:r>
      </w:ins>
      <w:ins w:id="17" w:author="Gail Leckie" w:date="2025-02-13T13:46:00Z">
        <w:r w:rsidR="00D76CBF">
          <w:rPr>
            <w:rFonts w:ascii="Times New Roman" w:hAnsi="Times New Roman" w:cs="Times New Roman"/>
            <w:lang w:val="en-US"/>
          </w:rPr>
          <w:t>)</w:t>
        </w:r>
      </w:ins>
      <w:r>
        <w:rPr>
          <w:rFonts w:ascii="Times New Roman" w:hAnsi="Times New Roman" w:cs="Times New Roman"/>
          <w:lang w:val="en-US"/>
        </w:rPr>
        <w:t xml:space="preserve">. This arises from the observation that many normative statements about knowledge </w:t>
      </w:r>
      <w:r w:rsidR="00C24F3B">
        <w:rPr>
          <w:rFonts w:ascii="Times New Roman" w:hAnsi="Times New Roman" w:cs="Times New Roman"/>
          <w:lang w:val="en-US"/>
        </w:rPr>
        <w:t>are with to do with the subject of knowledge, and not the interlocutor.</w:t>
      </w:r>
      <w:ins w:id="18" w:author="Gail Leckie" w:date="2025-02-13T13:47:00Z">
        <w:r w:rsidR="00D76CBF">
          <w:rPr>
            <w:rFonts w:ascii="Times New Roman" w:hAnsi="Times New Roman" w:cs="Times New Roman"/>
            <w:lang w:val="en-US"/>
          </w:rPr>
          <w:t xml:space="preserve"> (</w:t>
        </w:r>
        <w:proofErr w:type="gramStart"/>
        <w:r w:rsidR="00D76CBF">
          <w:rPr>
            <w:rFonts w:ascii="Times New Roman" w:hAnsi="Times New Roman" w:cs="Times New Roman"/>
            <w:lang w:val="en-US"/>
          </w:rPr>
          <w:t>yes</w:t>
        </w:r>
        <w:proofErr w:type="gramEnd"/>
        <w:r w:rsidR="00D76CBF">
          <w:rPr>
            <w:rFonts w:ascii="Times New Roman" w:hAnsi="Times New Roman" w:cs="Times New Roman"/>
            <w:lang w:val="en-US"/>
          </w:rPr>
          <w:t xml:space="preserve"> this does not apply to my examples abv)</w:t>
        </w:r>
      </w:ins>
      <w:r w:rsidR="00C24F3B">
        <w:rPr>
          <w:rFonts w:ascii="Times New Roman" w:hAnsi="Times New Roman" w:cs="Times New Roman"/>
          <w:lang w:val="en-US"/>
        </w:rPr>
        <w:t xml:space="preserve"> In other words, any epistemic obligation is to oneself and not to anyone else. </w:t>
      </w:r>
      <w:ins w:id="19" w:author="Gail Leckie" w:date="2025-02-13T13:48:00Z">
        <w:r w:rsidR="00D76CBF">
          <w:rPr>
            <w:rFonts w:ascii="Times New Roman" w:hAnsi="Times New Roman" w:cs="Times New Roman"/>
            <w:lang w:val="en-US"/>
          </w:rPr>
          <w:t xml:space="preserve">My </w:t>
        </w:r>
        <w:proofErr w:type="spellStart"/>
        <w:r w:rsidR="00D76CBF">
          <w:rPr>
            <w:rFonts w:ascii="Times New Roman" w:hAnsi="Times New Roman" w:cs="Times New Roman"/>
            <w:lang w:val="en-US"/>
          </w:rPr>
          <w:t>egs</w:t>
        </w:r>
        <w:proofErr w:type="spellEnd"/>
        <w:r w:rsidR="00D76CBF">
          <w:rPr>
            <w:rFonts w:ascii="Times New Roman" w:hAnsi="Times New Roman" w:cs="Times New Roman"/>
            <w:lang w:val="en-US"/>
          </w:rPr>
          <w:t xml:space="preserve"> </w:t>
        </w:r>
        <w:proofErr w:type="spellStart"/>
        <w:r w:rsidR="00D76CBF">
          <w:rPr>
            <w:rFonts w:ascii="Times New Roman" w:hAnsi="Times New Roman" w:cs="Times New Roman"/>
            <w:lang w:val="en-US"/>
          </w:rPr>
          <w:t>counteresample</w:t>
        </w:r>
        <w:proofErr w:type="spellEnd"/>
        <w:r w:rsidR="00D76CBF">
          <w:rPr>
            <w:rFonts w:ascii="Times New Roman" w:hAnsi="Times New Roman" w:cs="Times New Roman"/>
            <w:lang w:val="en-US"/>
          </w:rPr>
          <w:t xml:space="preserve">?  </w:t>
        </w:r>
      </w:ins>
      <w:r w:rsidR="00C24F3B">
        <w:rPr>
          <w:rFonts w:ascii="Times New Roman" w:hAnsi="Times New Roman" w:cs="Times New Roman"/>
          <w:lang w:val="en-US"/>
        </w:rPr>
        <w:t>Therefore, one’s obligation does not manifest as someone else’s right. We can see this in most normative statements about knowledge and its connection with rationality. Consider the classic deontological conception of justification (DJ): one ought to be aware of one’s reasons (however conceived) to justify their beliefs</w:t>
      </w:r>
      <w:r w:rsidR="006044CB">
        <w:rPr>
          <w:rStyle w:val="FootnoteReference"/>
          <w:rFonts w:ascii="Times New Roman" w:hAnsi="Times New Roman" w:cs="Times New Roman"/>
          <w:lang w:val="en-US"/>
        </w:rPr>
        <w:footnoteReference w:id="5"/>
      </w:r>
      <w:r w:rsidR="00C24F3B">
        <w:rPr>
          <w:rFonts w:ascii="Times New Roman" w:hAnsi="Times New Roman" w:cs="Times New Roman"/>
          <w:lang w:val="en-US"/>
        </w:rPr>
        <w:t xml:space="preserve">. </w:t>
      </w:r>
      <w:commentRangeStart w:id="20"/>
      <w:r w:rsidR="00C24F3B">
        <w:rPr>
          <w:rFonts w:ascii="Times New Roman" w:hAnsi="Times New Roman" w:cs="Times New Roman"/>
          <w:lang w:val="en-US"/>
        </w:rPr>
        <w:t>Or consider the negative norm of assertion (NNA): one ought to not assert what they do not know</w:t>
      </w:r>
      <w:r w:rsidR="006044CB">
        <w:rPr>
          <w:rStyle w:val="FootnoteReference"/>
          <w:rFonts w:ascii="Times New Roman" w:hAnsi="Times New Roman" w:cs="Times New Roman"/>
          <w:lang w:val="en-US"/>
        </w:rPr>
        <w:footnoteReference w:id="6"/>
      </w:r>
      <w:r w:rsidR="00C24F3B">
        <w:rPr>
          <w:rFonts w:ascii="Times New Roman" w:hAnsi="Times New Roman" w:cs="Times New Roman"/>
          <w:lang w:val="en-US"/>
        </w:rPr>
        <w:t xml:space="preserve">. </w:t>
      </w:r>
      <w:commentRangeEnd w:id="20"/>
      <w:r w:rsidR="00D76CBF">
        <w:rPr>
          <w:rStyle w:val="CommentReference"/>
        </w:rPr>
        <w:commentReference w:id="20"/>
      </w:r>
      <w:r w:rsidR="00C24F3B">
        <w:rPr>
          <w:rFonts w:ascii="Times New Roman" w:hAnsi="Times New Roman" w:cs="Times New Roman"/>
          <w:lang w:val="en-US"/>
        </w:rPr>
        <w:t>The way the normative language of “ought” is used in both DJ and NNA has to do with rationality and consequently, one’s epistemic obligations to oneself</w:t>
      </w:r>
      <w:ins w:id="21" w:author="Gail Leckie" w:date="2025-02-13T13:49:00Z">
        <w:r w:rsidR="00D76CBF">
          <w:rPr>
            <w:rFonts w:ascii="Times New Roman" w:hAnsi="Times New Roman" w:cs="Times New Roman"/>
            <w:lang w:val="en-US"/>
          </w:rPr>
          <w:t xml:space="preserve"> (I disagree for NNA but agree for DJ)</w:t>
        </w:r>
      </w:ins>
      <w:r w:rsidR="00C24F3B">
        <w:rPr>
          <w:rFonts w:ascii="Times New Roman" w:hAnsi="Times New Roman" w:cs="Times New Roman"/>
          <w:lang w:val="en-US"/>
        </w:rPr>
        <w:t xml:space="preserve">. This, I think, makes sense of why it seems that Fricker’s “hearer’s obligation” to give credit equal to evidence has intuitive force: it is </w:t>
      </w:r>
      <w:r w:rsidR="00C24F3B">
        <w:rPr>
          <w:rFonts w:ascii="Times New Roman" w:hAnsi="Times New Roman" w:cs="Times New Roman"/>
          <w:lang w:val="en-US"/>
        </w:rPr>
        <w:lastRenderedPageBreak/>
        <w:t xml:space="preserve">rational for the hearer to do so. </w:t>
      </w:r>
      <w:commentRangeStart w:id="22"/>
      <w:r w:rsidR="00C24F3B">
        <w:rPr>
          <w:rFonts w:ascii="Times New Roman" w:hAnsi="Times New Roman" w:cs="Times New Roman"/>
          <w:lang w:val="en-US"/>
        </w:rPr>
        <w:t>Fricker intentionally leaves who the hearer is obliged to blank</w:t>
      </w:r>
      <w:commentRangeEnd w:id="22"/>
      <w:r w:rsidR="00D76CBF">
        <w:rPr>
          <w:rStyle w:val="CommentReference"/>
        </w:rPr>
        <w:commentReference w:id="22"/>
      </w:r>
      <w:r w:rsidR="00C24F3B">
        <w:rPr>
          <w:rFonts w:ascii="Times New Roman" w:hAnsi="Times New Roman" w:cs="Times New Roman"/>
          <w:lang w:val="en-US"/>
        </w:rPr>
        <w:t xml:space="preserve">, so as to give rise to the impression that this obligation manifests as the speaker’s right. The jury, in Fricker’s example, might have an obligation to the testifier, but it is an obligation in virtue of their post as jurors – it is a legal, </w:t>
      </w:r>
      <w:commentRangeStart w:id="23"/>
      <w:r w:rsidR="00C24F3B">
        <w:rPr>
          <w:rFonts w:ascii="Times New Roman" w:hAnsi="Times New Roman" w:cs="Times New Roman"/>
          <w:lang w:val="en-US"/>
        </w:rPr>
        <w:t>not epistemic obligation</w:t>
      </w:r>
      <w:commentRangeEnd w:id="23"/>
      <w:r w:rsidR="000E216E">
        <w:rPr>
          <w:rStyle w:val="CommentReference"/>
        </w:rPr>
        <w:commentReference w:id="23"/>
      </w:r>
      <w:r w:rsidR="00B325B2">
        <w:rPr>
          <w:rFonts w:ascii="Times New Roman" w:hAnsi="Times New Roman" w:cs="Times New Roman"/>
          <w:lang w:val="en-US"/>
        </w:rPr>
        <w:t>.</w:t>
      </w:r>
    </w:p>
    <w:p w14:paraId="5A2D76BB" w14:textId="231E04F8" w:rsidR="00B325B2" w:rsidRDefault="00B325B2" w:rsidP="00A41A2F">
      <w:pPr>
        <w:spacing w:line="360" w:lineRule="auto"/>
        <w:ind w:right="-46"/>
        <w:jc w:val="both"/>
        <w:rPr>
          <w:rFonts w:ascii="Times New Roman" w:hAnsi="Times New Roman" w:cs="Times New Roman"/>
          <w:lang w:val="en-US"/>
        </w:rPr>
      </w:pPr>
      <w:r>
        <w:rPr>
          <w:rFonts w:ascii="Times New Roman" w:hAnsi="Times New Roman" w:cs="Times New Roman"/>
          <w:lang w:val="en-US"/>
        </w:rPr>
        <w:tab/>
        <w:t>What about hermeneutical injustice? Do agents have a right to hermeneutical resources of concept generation? It is hard to say that they do</w:t>
      </w:r>
      <w:r w:rsidR="00296D7F">
        <w:rPr>
          <w:rFonts w:ascii="Times New Roman" w:hAnsi="Times New Roman" w:cs="Times New Roman"/>
          <w:lang w:val="en-US"/>
        </w:rPr>
        <w:t xml:space="preserve"> in general</w:t>
      </w:r>
      <w:r>
        <w:rPr>
          <w:rFonts w:ascii="Times New Roman" w:hAnsi="Times New Roman" w:cs="Times New Roman"/>
          <w:lang w:val="en-US"/>
        </w:rPr>
        <w:t xml:space="preserve">. Consider </w:t>
      </w:r>
      <w:r w:rsidR="00FA4D01">
        <w:rPr>
          <w:rFonts w:ascii="Times New Roman" w:hAnsi="Times New Roman" w:cs="Times New Roman"/>
          <w:lang w:val="en-US"/>
        </w:rPr>
        <w:t>an English-speaking individual in a rural village in a French Alps – that English speaking individual too lacks hermeneutical resources</w:t>
      </w:r>
      <w:r w:rsidR="00EB3326">
        <w:rPr>
          <w:rFonts w:ascii="Times New Roman" w:hAnsi="Times New Roman" w:cs="Times New Roman"/>
          <w:lang w:val="en-US"/>
        </w:rPr>
        <w:t xml:space="preserve"> to express his social experiences in </w:t>
      </w:r>
      <w:del w:id="24" w:author="Gail Leckie" w:date="2025-02-13T13:51:00Z">
        <w:r w:rsidR="00EB3326" w:rsidDel="000E216E">
          <w:rPr>
            <w:rFonts w:ascii="Times New Roman" w:hAnsi="Times New Roman" w:cs="Times New Roman"/>
            <w:lang w:val="en-US"/>
          </w:rPr>
          <w:delText>London</w:delText>
        </w:r>
      </w:del>
      <w:proofErr w:type="gramStart"/>
      <w:ins w:id="25" w:author="Gail Leckie" w:date="2025-02-13T13:51:00Z">
        <w:r w:rsidR="000E216E">
          <w:rPr>
            <w:rFonts w:ascii="Times New Roman" w:hAnsi="Times New Roman" w:cs="Times New Roman"/>
            <w:lang w:val="en-US"/>
          </w:rPr>
          <w:t>France?</w:t>
        </w:r>
      </w:ins>
      <w:r w:rsidR="00FA4D01">
        <w:rPr>
          <w:rFonts w:ascii="Times New Roman" w:hAnsi="Times New Roman" w:cs="Times New Roman"/>
          <w:lang w:val="en-US"/>
        </w:rPr>
        <w:t>,</w:t>
      </w:r>
      <w:proofErr w:type="gramEnd"/>
      <w:r w:rsidR="00FA4D01">
        <w:rPr>
          <w:rFonts w:ascii="Times New Roman" w:hAnsi="Times New Roman" w:cs="Times New Roman"/>
          <w:lang w:val="en-US"/>
        </w:rPr>
        <w:t xml:space="preserve"> but it does not seem intuitive that the English-speaking individual has a right to concept generation and </w:t>
      </w:r>
      <w:commentRangeStart w:id="26"/>
      <w:r w:rsidR="00FA4D01">
        <w:rPr>
          <w:rFonts w:ascii="Times New Roman" w:hAnsi="Times New Roman" w:cs="Times New Roman"/>
          <w:lang w:val="en-US"/>
        </w:rPr>
        <w:t xml:space="preserve">interpretation. </w:t>
      </w:r>
      <w:commentRangeEnd w:id="26"/>
      <w:r w:rsidR="000E216E">
        <w:rPr>
          <w:rStyle w:val="CommentReference"/>
        </w:rPr>
        <w:commentReference w:id="26"/>
      </w:r>
      <w:r w:rsidR="00FA4D01">
        <w:rPr>
          <w:rFonts w:ascii="Times New Roman" w:hAnsi="Times New Roman" w:cs="Times New Roman"/>
          <w:lang w:val="en-US"/>
        </w:rPr>
        <w:t xml:space="preserve">In any case, I am not denying that the cases whereby the women’s lack of access to hermeneutical resources rendered them unable to convey their experiences of sexual assault in a way that was interpretable to men </w:t>
      </w:r>
      <w:r w:rsidR="00733855">
        <w:rPr>
          <w:rFonts w:ascii="Times New Roman" w:hAnsi="Times New Roman" w:cs="Times New Roman"/>
          <w:lang w:val="en-US"/>
        </w:rPr>
        <w:t>is</w:t>
      </w:r>
      <w:r w:rsidR="00FA4D01">
        <w:rPr>
          <w:rFonts w:ascii="Times New Roman" w:hAnsi="Times New Roman" w:cs="Times New Roman"/>
          <w:lang w:val="en-US"/>
        </w:rPr>
        <w:t xml:space="preserve"> a case of injustice – only </w:t>
      </w:r>
      <w:r w:rsidR="00733855">
        <w:rPr>
          <w:rFonts w:ascii="Times New Roman" w:hAnsi="Times New Roman" w:cs="Times New Roman"/>
          <w:lang w:val="en-US"/>
        </w:rPr>
        <w:t>that it is not</w:t>
      </w:r>
      <w:r w:rsidR="00FA4D01">
        <w:rPr>
          <w:rFonts w:ascii="Times New Roman" w:hAnsi="Times New Roman" w:cs="Times New Roman"/>
          <w:lang w:val="en-US"/>
        </w:rPr>
        <w:t xml:space="preserve"> a</w:t>
      </w:r>
      <w:r w:rsidR="00733855">
        <w:rPr>
          <w:rFonts w:ascii="Times New Roman" w:hAnsi="Times New Roman" w:cs="Times New Roman"/>
          <w:lang w:val="en-US"/>
        </w:rPr>
        <w:t xml:space="preserve">n injustice </w:t>
      </w:r>
      <w:r w:rsidR="00FA4D01">
        <w:rPr>
          <w:rFonts w:ascii="Times New Roman" w:hAnsi="Times New Roman" w:cs="Times New Roman"/>
          <w:lang w:val="en-US"/>
        </w:rPr>
        <w:t xml:space="preserve">of a distinctively epistemic </w:t>
      </w:r>
      <w:r w:rsidR="00733855">
        <w:rPr>
          <w:rFonts w:ascii="Times New Roman" w:hAnsi="Times New Roman" w:cs="Times New Roman"/>
          <w:lang w:val="en-US"/>
        </w:rPr>
        <w:t>kind</w:t>
      </w:r>
      <w:r w:rsidR="00FA4D01">
        <w:rPr>
          <w:rFonts w:ascii="Times New Roman" w:hAnsi="Times New Roman" w:cs="Times New Roman"/>
          <w:lang w:val="en-US"/>
        </w:rPr>
        <w:t xml:space="preserve">. </w:t>
      </w:r>
      <w:r w:rsidR="00677B9B">
        <w:rPr>
          <w:rFonts w:ascii="Times New Roman" w:hAnsi="Times New Roman" w:cs="Times New Roman"/>
          <w:lang w:val="en-US"/>
        </w:rPr>
        <w:t xml:space="preserve">The reason for this is clear: the reason why we think the case of sexual assault is an injustice is because women have a right to participate in society as equals with men, and access to hermeneutical resources to convey one’s social experiences are fundamental to this right. But this is not a right we have in virtue of being knowers, but in virtue of being citizens. </w:t>
      </w:r>
    </w:p>
    <w:p w14:paraId="26BB81F7" w14:textId="5BB37C84" w:rsidR="00F53AFE" w:rsidRDefault="00677B9B" w:rsidP="00DB651C">
      <w:pPr>
        <w:spacing w:line="360" w:lineRule="auto"/>
        <w:ind w:right="-46"/>
        <w:jc w:val="both"/>
        <w:rPr>
          <w:rFonts w:ascii="Times New Roman" w:hAnsi="Times New Roman" w:cs="Times New Roman"/>
          <w:lang w:val="en-US"/>
        </w:rPr>
      </w:pPr>
      <w:r>
        <w:rPr>
          <w:rFonts w:ascii="Times New Roman" w:hAnsi="Times New Roman" w:cs="Times New Roman"/>
          <w:lang w:val="en-US"/>
        </w:rPr>
        <w:tab/>
        <w:t xml:space="preserve">I suspect this point is more general. In the case of Tom Robinson and his court testimony being discredited based on his race, the reason why we think that there is an injustice has to do with the fact that he is going to be imprisoned because he is African American and has almost nothing to do with the fact </w:t>
      </w:r>
      <w:commentRangeStart w:id="27"/>
      <w:r>
        <w:rPr>
          <w:rFonts w:ascii="Times New Roman" w:hAnsi="Times New Roman" w:cs="Times New Roman"/>
          <w:lang w:val="en-US"/>
        </w:rPr>
        <w:t>that he is going to be less confident in his beliefs later</w:t>
      </w:r>
      <w:commentRangeEnd w:id="27"/>
      <w:r w:rsidR="000E216E">
        <w:rPr>
          <w:rStyle w:val="CommentReference"/>
        </w:rPr>
        <w:commentReference w:id="27"/>
      </w:r>
      <w:r>
        <w:rPr>
          <w:rFonts w:ascii="Times New Roman" w:hAnsi="Times New Roman" w:cs="Times New Roman"/>
          <w:lang w:val="en-US"/>
        </w:rPr>
        <w:t xml:space="preserve">. </w:t>
      </w:r>
      <w:r w:rsidR="00DB651C">
        <w:rPr>
          <w:rFonts w:ascii="Times New Roman" w:hAnsi="Times New Roman" w:cs="Times New Roman"/>
          <w:lang w:val="en-US"/>
        </w:rPr>
        <w:t xml:space="preserve">In essence, </w:t>
      </w:r>
      <w:r w:rsidR="00C05D5F">
        <w:rPr>
          <w:rFonts w:ascii="Times New Roman" w:hAnsi="Times New Roman" w:cs="Times New Roman"/>
          <w:lang w:val="en-US"/>
        </w:rPr>
        <w:t xml:space="preserve">the reason why we think that Fricker’s cases of “epistemic injustice” are in fact injustices have to do with the unjust consequences in terms of victim’s practical interests perpetuated by epistemic practices. </w:t>
      </w:r>
      <w:r>
        <w:rPr>
          <w:rFonts w:ascii="Times New Roman" w:hAnsi="Times New Roman" w:cs="Times New Roman"/>
          <w:lang w:val="en-US"/>
        </w:rPr>
        <w:t xml:space="preserve">What Fricker has shown is not that there is an injustice of the epistemic kind but has brought to our awareness that there are ways in which our epistemic practices </w:t>
      </w:r>
      <w:r w:rsidR="00C05D5F">
        <w:rPr>
          <w:rFonts w:ascii="Times New Roman" w:hAnsi="Times New Roman" w:cs="Times New Roman"/>
          <w:lang w:val="en-US"/>
        </w:rPr>
        <w:t>generate</w:t>
      </w:r>
      <w:r>
        <w:rPr>
          <w:rFonts w:ascii="Times New Roman" w:hAnsi="Times New Roman" w:cs="Times New Roman"/>
          <w:lang w:val="en-US"/>
        </w:rPr>
        <w:t xml:space="preserve"> injustices of the general kind. </w:t>
      </w:r>
      <w:r w:rsidR="00C05D5F">
        <w:rPr>
          <w:rFonts w:ascii="Times New Roman" w:hAnsi="Times New Roman" w:cs="Times New Roman"/>
          <w:lang w:val="en-US"/>
        </w:rPr>
        <w:t xml:space="preserve">In short, these epistemic practices </w:t>
      </w:r>
      <w:r w:rsidR="00C05D5F" w:rsidRPr="00C05D5F">
        <w:rPr>
          <w:rFonts w:ascii="Times New Roman" w:hAnsi="Times New Roman" w:cs="Times New Roman"/>
          <w:i/>
          <w:iCs/>
          <w:lang w:val="en-US"/>
        </w:rPr>
        <w:t>are</w:t>
      </w:r>
      <w:r w:rsidR="00C05D5F">
        <w:rPr>
          <w:rFonts w:ascii="Times New Roman" w:hAnsi="Times New Roman" w:cs="Times New Roman"/>
          <w:lang w:val="en-US"/>
        </w:rPr>
        <w:t xml:space="preserve"> unjust, but do not constitute an epistemic injustice. </w:t>
      </w:r>
      <w:r w:rsidR="00C24F3B">
        <w:rPr>
          <w:rFonts w:ascii="Times New Roman" w:hAnsi="Times New Roman" w:cs="Times New Roman"/>
          <w:lang w:val="en-US"/>
        </w:rPr>
        <w:tab/>
      </w:r>
    </w:p>
    <w:p w14:paraId="08295F43" w14:textId="77777777" w:rsidR="00C05D5F" w:rsidRDefault="00C05D5F" w:rsidP="00DB651C">
      <w:pPr>
        <w:spacing w:line="360" w:lineRule="auto"/>
        <w:ind w:right="-46"/>
        <w:jc w:val="both"/>
        <w:rPr>
          <w:rFonts w:ascii="Times New Roman" w:hAnsi="Times New Roman" w:cs="Times New Roman"/>
          <w:lang w:val="en-US"/>
        </w:rPr>
      </w:pPr>
    </w:p>
    <w:p w14:paraId="6A6AE7B1" w14:textId="2BA2E90D" w:rsidR="00F53AFE" w:rsidRDefault="00F53AFE" w:rsidP="00BA6800">
      <w:pPr>
        <w:spacing w:line="360" w:lineRule="auto"/>
        <w:jc w:val="both"/>
        <w:rPr>
          <w:rFonts w:ascii="Times New Roman" w:hAnsi="Times New Roman" w:cs="Times New Roman"/>
          <w:lang w:val="en-US"/>
        </w:rPr>
      </w:pPr>
      <w:r>
        <w:rPr>
          <w:rFonts w:ascii="Times New Roman" w:hAnsi="Times New Roman" w:cs="Times New Roman"/>
          <w:b/>
          <w:bCs/>
          <w:sz w:val="28"/>
          <w:szCs w:val="28"/>
          <w:lang w:val="en-US"/>
        </w:rPr>
        <w:t xml:space="preserve">Coady on “the Right to Know” </w:t>
      </w:r>
    </w:p>
    <w:p w14:paraId="486999E8" w14:textId="3173892B" w:rsidR="00F53AFE" w:rsidRDefault="006C3E5A" w:rsidP="00BA6800">
      <w:pPr>
        <w:spacing w:line="360" w:lineRule="auto"/>
        <w:jc w:val="both"/>
        <w:rPr>
          <w:rFonts w:ascii="Times New Roman" w:hAnsi="Times New Roman" w:cs="Times New Roman"/>
          <w:lang w:val="en-US"/>
        </w:rPr>
      </w:pPr>
      <w:r>
        <w:rPr>
          <w:rFonts w:ascii="Times New Roman" w:hAnsi="Times New Roman" w:cs="Times New Roman"/>
          <w:lang w:val="en-US"/>
        </w:rPr>
        <w:tab/>
        <w:t>While Fricker dismisses education and information as meaningful epistemic goods, Coady argues that education and information are in fact meaningful epistemic goods because they promote “knowledge” which he conceives of as an intrinsic epistemic good</w:t>
      </w:r>
      <w:r w:rsidR="006044CB">
        <w:rPr>
          <w:rStyle w:val="FootnoteReference"/>
          <w:rFonts w:ascii="Times New Roman" w:hAnsi="Times New Roman" w:cs="Times New Roman"/>
          <w:lang w:val="en-US"/>
        </w:rPr>
        <w:footnoteReference w:id="7"/>
      </w:r>
      <w:r>
        <w:rPr>
          <w:rFonts w:ascii="Times New Roman" w:hAnsi="Times New Roman" w:cs="Times New Roman"/>
          <w:lang w:val="en-US"/>
        </w:rPr>
        <w:t xml:space="preserve">. Construed </w:t>
      </w:r>
      <w:r>
        <w:rPr>
          <w:rFonts w:ascii="Times New Roman" w:hAnsi="Times New Roman" w:cs="Times New Roman"/>
          <w:lang w:val="en-US"/>
        </w:rPr>
        <w:lastRenderedPageBreak/>
        <w:t xml:space="preserve">in terms of the promotion of knowledge for oneself, it seems that education and information have a more intimate, </w:t>
      </w:r>
      <w:commentRangeStart w:id="28"/>
      <w:r>
        <w:rPr>
          <w:rFonts w:ascii="Times New Roman" w:hAnsi="Times New Roman" w:cs="Times New Roman"/>
          <w:lang w:val="en-US"/>
        </w:rPr>
        <w:t>direct connection with the epistemic good than credibility does</w:t>
      </w:r>
      <w:commentRangeEnd w:id="28"/>
      <w:r w:rsidR="000E216E">
        <w:rPr>
          <w:rStyle w:val="CommentReference"/>
        </w:rPr>
        <w:commentReference w:id="28"/>
      </w:r>
      <w:r>
        <w:rPr>
          <w:rFonts w:ascii="Times New Roman" w:hAnsi="Times New Roman" w:cs="Times New Roman"/>
          <w:lang w:val="en-US"/>
        </w:rPr>
        <w:t xml:space="preserve">. </w:t>
      </w:r>
      <w:r w:rsidR="004F5B0D">
        <w:rPr>
          <w:rFonts w:ascii="Times New Roman" w:hAnsi="Times New Roman" w:cs="Times New Roman"/>
          <w:lang w:val="en-US"/>
        </w:rPr>
        <w:t>From this point of view</w:t>
      </w:r>
      <w:r>
        <w:rPr>
          <w:rFonts w:ascii="Times New Roman" w:hAnsi="Times New Roman" w:cs="Times New Roman"/>
          <w:lang w:val="en-US"/>
        </w:rPr>
        <w:t xml:space="preserve">, when education is deprived or when propaganda is generated, Coady argues that epistemic injustice occurs when someone’s “right to know is violated”. </w:t>
      </w:r>
    </w:p>
    <w:p w14:paraId="08A33B90" w14:textId="086F3FAA" w:rsidR="006C3E5A" w:rsidRDefault="006C3E5A" w:rsidP="00BA6800">
      <w:pPr>
        <w:spacing w:line="360" w:lineRule="auto"/>
        <w:jc w:val="both"/>
        <w:rPr>
          <w:rFonts w:ascii="Times New Roman" w:hAnsi="Times New Roman" w:cs="Times New Roman"/>
          <w:lang w:val="en-US"/>
        </w:rPr>
      </w:pPr>
      <w:r>
        <w:rPr>
          <w:rFonts w:ascii="Times New Roman" w:hAnsi="Times New Roman" w:cs="Times New Roman"/>
          <w:lang w:val="en-US"/>
        </w:rPr>
        <w:tab/>
        <w:t>Now, I think that the “right to know” certain things quite likely exist</w:t>
      </w:r>
      <w:r w:rsidR="00A60D47">
        <w:rPr>
          <w:rFonts w:ascii="Times New Roman" w:hAnsi="Times New Roman" w:cs="Times New Roman"/>
          <w:lang w:val="en-US"/>
        </w:rPr>
        <w:t>s</w:t>
      </w:r>
      <w:r>
        <w:rPr>
          <w:rFonts w:ascii="Times New Roman" w:hAnsi="Times New Roman" w:cs="Times New Roman"/>
          <w:lang w:val="en-US"/>
        </w:rPr>
        <w:t xml:space="preserve">. This does not contradict my </w:t>
      </w:r>
      <w:r w:rsidR="00967929">
        <w:rPr>
          <w:rFonts w:ascii="Times New Roman" w:hAnsi="Times New Roman" w:cs="Times New Roman"/>
          <w:lang w:val="en-US"/>
        </w:rPr>
        <w:t xml:space="preserve">earlier </w:t>
      </w:r>
      <w:r>
        <w:rPr>
          <w:rFonts w:ascii="Times New Roman" w:hAnsi="Times New Roman" w:cs="Times New Roman"/>
          <w:lang w:val="en-US"/>
        </w:rPr>
        <w:t xml:space="preserve">assertion that there are no general obligations </w:t>
      </w:r>
      <w:r w:rsidRPr="00967929">
        <w:rPr>
          <w:rFonts w:ascii="Times New Roman" w:hAnsi="Times New Roman" w:cs="Times New Roman"/>
          <w:i/>
          <w:iCs/>
          <w:lang w:val="en-US"/>
        </w:rPr>
        <w:t>from the subject of knowledge to their interlocutors</w:t>
      </w:r>
      <w:r>
        <w:rPr>
          <w:rFonts w:ascii="Times New Roman" w:hAnsi="Times New Roman" w:cs="Times New Roman"/>
          <w:lang w:val="en-US"/>
        </w:rPr>
        <w:t>, for the “right to know X” is the right of the subject to know that X. Coady argues that there are paradigmatic cases of the right to know such as “the public [having] the right to know about…the activities of…public figures.” I think this is quite right: it is difficult to deny that children have a right to know who their parents are, or that “a patient has a right to know his or her medical condition</w:t>
      </w:r>
      <w:r w:rsidR="006044CB">
        <w:rPr>
          <w:rStyle w:val="FootnoteReference"/>
          <w:rFonts w:ascii="Times New Roman" w:hAnsi="Times New Roman" w:cs="Times New Roman"/>
          <w:lang w:val="en-US"/>
        </w:rPr>
        <w:footnoteReference w:id="8"/>
      </w:r>
      <w:r>
        <w:rPr>
          <w:rFonts w:ascii="Times New Roman" w:hAnsi="Times New Roman" w:cs="Times New Roman"/>
          <w:lang w:val="en-US"/>
        </w:rPr>
        <w:t>”.</w:t>
      </w:r>
    </w:p>
    <w:p w14:paraId="02104B36" w14:textId="02CDEA79" w:rsidR="00967929" w:rsidRDefault="00967929" w:rsidP="00BA6800">
      <w:pPr>
        <w:spacing w:line="360" w:lineRule="auto"/>
        <w:jc w:val="both"/>
        <w:rPr>
          <w:rFonts w:ascii="Times New Roman" w:hAnsi="Times New Roman" w:cs="Times New Roman"/>
          <w:lang w:val="en-US"/>
        </w:rPr>
      </w:pPr>
      <w:r>
        <w:rPr>
          <w:rFonts w:ascii="Times New Roman" w:hAnsi="Times New Roman" w:cs="Times New Roman"/>
          <w:lang w:val="en-US"/>
        </w:rPr>
        <w:tab/>
        <w:t xml:space="preserve">So, it is difficult to resist that there is a “right to know” certain things. But Coady fails to realise that “the right to know” does not constitute a distinctively epistemic right in terms of one’s capacity as a knower. In fact, I suggest that the “right to know” is derivative of certain non-epistemic rights. Let us consider the case where the “public has the right to know about…the activities of…public figures”, say, President Trump. Now, suppose that Trump shields his activities from the public eye – is there an injustice done to the public? I think so, but </w:t>
      </w:r>
      <w:commentRangeStart w:id="29"/>
      <w:r>
        <w:rPr>
          <w:rFonts w:ascii="Times New Roman" w:hAnsi="Times New Roman" w:cs="Times New Roman"/>
          <w:lang w:val="en-US"/>
        </w:rPr>
        <w:t>only because it is, in some sense, an obligation for Trump to reveal his activities to the public in virtue of his position as the President, and a corresponding right to know by the public in virtue of their positions as democratic voters/citizens</w:t>
      </w:r>
      <w:commentRangeEnd w:id="29"/>
      <w:r w:rsidR="000E216E">
        <w:rPr>
          <w:rStyle w:val="CommentReference"/>
        </w:rPr>
        <w:commentReference w:id="29"/>
      </w:r>
      <w:r>
        <w:rPr>
          <w:rFonts w:ascii="Times New Roman" w:hAnsi="Times New Roman" w:cs="Times New Roman"/>
          <w:lang w:val="en-US"/>
        </w:rPr>
        <w:t xml:space="preserve">. Similarly, the patient has a right to know their medical condition precisely in virtue of their legal status as a patient. Furthermore, a child’s right to education is also conceived, not in terms of one’s capacity as a knower, but in terms of one’s capacity as a citizen. </w:t>
      </w:r>
      <w:r w:rsidR="009C59E6">
        <w:rPr>
          <w:rFonts w:ascii="Times New Roman" w:hAnsi="Times New Roman" w:cs="Times New Roman"/>
          <w:lang w:val="en-US"/>
        </w:rPr>
        <w:t>We can see this distinction more clearly once we consider what it means to wrong someone in terms of their capacity as a knower. For Fricker, it seems that being harmed in terms of their capacity as a knower is to inhibit their ability to acquire future knowledge. Now, c</w:t>
      </w:r>
      <w:r>
        <w:rPr>
          <w:rFonts w:ascii="Times New Roman" w:hAnsi="Times New Roman" w:cs="Times New Roman"/>
          <w:lang w:val="en-US"/>
        </w:rPr>
        <w:t xml:space="preserve">onsider the case where a child’s education is deprived from him. The concern is less that he is not going to </w:t>
      </w:r>
      <w:r w:rsidR="009C59E6">
        <w:rPr>
          <w:rFonts w:ascii="Times New Roman" w:hAnsi="Times New Roman" w:cs="Times New Roman"/>
          <w:lang w:val="en-US"/>
        </w:rPr>
        <w:t>be able to acquire knowledge per se, but that this inability to acquire knowledge</w:t>
      </w:r>
      <w:r>
        <w:rPr>
          <w:rFonts w:ascii="Times New Roman" w:hAnsi="Times New Roman" w:cs="Times New Roman"/>
          <w:lang w:val="en-US"/>
        </w:rPr>
        <w:t xml:space="preserve"> </w:t>
      </w:r>
      <w:r w:rsidR="009C59E6">
        <w:rPr>
          <w:rFonts w:ascii="Times New Roman" w:hAnsi="Times New Roman" w:cs="Times New Roman"/>
          <w:lang w:val="en-US"/>
        </w:rPr>
        <w:t>will inhibit his general ability to live out his life properly as a citizen.</w:t>
      </w:r>
      <w:r w:rsidR="00055B3F">
        <w:rPr>
          <w:rFonts w:ascii="Times New Roman" w:hAnsi="Times New Roman" w:cs="Times New Roman"/>
          <w:lang w:val="en-US"/>
        </w:rPr>
        <w:t xml:space="preserve"> In essence, I am denying that “knowledge” is an intrinsic good, and only instrumental to achieving utility.</w:t>
      </w:r>
      <w:r w:rsidR="009C59E6">
        <w:rPr>
          <w:rFonts w:ascii="Times New Roman" w:hAnsi="Times New Roman" w:cs="Times New Roman"/>
          <w:lang w:val="en-US"/>
        </w:rPr>
        <w:t xml:space="preserve"> The core of the harm, therefore, does not lie in his capacity as a knower, but his capacity as a political agent at large. So, the explanation for why harming one’s capacity to know may ever constitute as an injustice is not epistemic, and instead </w:t>
      </w:r>
      <w:r w:rsidR="009C59E6">
        <w:rPr>
          <w:rFonts w:ascii="Times New Roman" w:hAnsi="Times New Roman" w:cs="Times New Roman"/>
          <w:lang w:val="en-US"/>
        </w:rPr>
        <w:lastRenderedPageBreak/>
        <w:t>underwritten by prior rights to allow one to live out a good life compatible with others. In any case, what this means is that even if one has a right to acquire some knowledge or the ability to acquire knowledge, its “epistemic nature” is at most incidental to the content of the right, since it is underwritten by a prior, political right.</w:t>
      </w:r>
    </w:p>
    <w:p w14:paraId="744A6B2E" w14:textId="473FC92B" w:rsidR="00D23382" w:rsidRDefault="000E216E" w:rsidP="00BA6800">
      <w:pPr>
        <w:spacing w:line="360" w:lineRule="auto"/>
        <w:jc w:val="both"/>
        <w:rPr>
          <w:rFonts w:ascii="Times New Roman" w:hAnsi="Times New Roman" w:cs="Times New Roman"/>
          <w:lang w:val="en-US"/>
        </w:rPr>
      </w:pPr>
      <w:ins w:id="30" w:author="Gail Leckie" w:date="2025-02-13T13:58:00Z">
        <w:r>
          <w:rPr>
            <w:rFonts w:ascii="Times New Roman" w:hAnsi="Times New Roman" w:cs="Times New Roman"/>
            <w:lang w:val="en-US"/>
          </w:rPr>
          <w:t>Interesting and original</w:t>
        </w:r>
      </w:ins>
    </w:p>
    <w:p w14:paraId="05EC2FB6" w14:textId="6C794D24" w:rsidR="00F53AFE" w:rsidRDefault="00F53AFE" w:rsidP="00BA6800">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Why “epistemic” injustice cannot be distributive</w:t>
      </w:r>
    </w:p>
    <w:p w14:paraId="7EDEE9DE" w14:textId="28483791" w:rsidR="00066C7D" w:rsidRDefault="00066C7D" w:rsidP="00066C7D">
      <w:pPr>
        <w:spacing w:line="360" w:lineRule="auto"/>
        <w:jc w:val="both"/>
        <w:rPr>
          <w:rFonts w:ascii="Times New Roman" w:hAnsi="Times New Roman" w:cs="Times New Roman"/>
          <w:lang w:val="en-US"/>
        </w:rPr>
      </w:pPr>
      <w:r>
        <w:rPr>
          <w:rFonts w:ascii="Times New Roman" w:hAnsi="Times New Roman" w:cs="Times New Roman"/>
          <w:lang w:val="en-US"/>
        </w:rPr>
        <w:tab/>
        <w:t xml:space="preserve">Thus far, I have attacked the idea that there is anything distinctively epistemic about Fricker’s “epistemic injustice”. But for the sake of argument, let us assume that there might be some epistemic rights that we have as knowers and that testimonial and hermeneutical injustices do violate these rights. Are we then to construe such injustice in </w:t>
      </w:r>
      <w:r w:rsidR="00055B3F">
        <w:rPr>
          <w:rFonts w:ascii="Times New Roman" w:hAnsi="Times New Roman" w:cs="Times New Roman"/>
          <w:lang w:val="en-US"/>
        </w:rPr>
        <w:t xml:space="preserve">distributive terms i.e. the distribution of epistemic goods such as credibility, hermeneutical resources or education and information. </w:t>
      </w:r>
    </w:p>
    <w:p w14:paraId="491DF9D9" w14:textId="2188AC37" w:rsidR="00066C7D" w:rsidRDefault="00066C7D" w:rsidP="00055B3F">
      <w:pPr>
        <w:spacing w:line="360" w:lineRule="auto"/>
        <w:ind w:firstLine="720"/>
        <w:jc w:val="both"/>
        <w:rPr>
          <w:rFonts w:ascii="Times New Roman" w:hAnsi="Times New Roman" w:cs="Times New Roman"/>
          <w:lang w:val="en-US"/>
        </w:rPr>
      </w:pPr>
      <w:r>
        <w:rPr>
          <w:rFonts w:ascii="Times New Roman" w:hAnsi="Times New Roman" w:cs="Times New Roman"/>
          <w:lang w:val="en-US"/>
        </w:rPr>
        <w:t>It is noteworthy that Fricker herself does not view epistemic injustice as distributive in nature.</w:t>
      </w:r>
      <w:r w:rsidR="00055B3F">
        <w:rPr>
          <w:rFonts w:ascii="Times New Roman" w:hAnsi="Times New Roman" w:cs="Times New Roman"/>
          <w:lang w:val="en-US"/>
        </w:rPr>
        <w:t xml:space="preserve"> She argues that </w:t>
      </w:r>
      <w:r w:rsidR="005A755D">
        <w:rPr>
          <w:rFonts w:ascii="Times New Roman" w:hAnsi="Times New Roman" w:cs="Times New Roman"/>
          <w:lang w:val="en-US"/>
        </w:rPr>
        <w:t>this is because goods appropriate for the distributive model are finite but epistemic goods like ‘credibility’ and ‘hermeneutical resources’ are not finite, and there is no “competitive demand to invite the distributive treatment</w:t>
      </w:r>
      <w:r w:rsidR="006044CB">
        <w:rPr>
          <w:rStyle w:val="FootnoteReference"/>
          <w:rFonts w:ascii="Times New Roman" w:hAnsi="Times New Roman" w:cs="Times New Roman"/>
          <w:lang w:val="en-US"/>
        </w:rPr>
        <w:footnoteReference w:id="9"/>
      </w:r>
      <w:r w:rsidR="005A755D">
        <w:rPr>
          <w:rFonts w:ascii="Times New Roman" w:hAnsi="Times New Roman" w:cs="Times New Roman"/>
          <w:lang w:val="en-US"/>
        </w:rPr>
        <w:t>”. I do not think that this is quite right for two reasons. First, it clearly does not apply to epistemic goods like education, which is finite. So, Fricker’s argument is limited in scope</w:t>
      </w:r>
      <w:ins w:id="31" w:author="Gail Leckie" w:date="2025-02-13T13:59:00Z">
        <w:r w:rsidR="000E216E">
          <w:rPr>
            <w:rFonts w:ascii="Times New Roman" w:hAnsi="Times New Roman" w:cs="Times New Roman"/>
            <w:lang w:val="en-US"/>
          </w:rPr>
          <w:t xml:space="preserve"> (but she admits that)</w:t>
        </w:r>
      </w:ins>
      <w:r w:rsidR="005A755D">
        <w:rPr>
          <w:rFonts w:ascii="Times New Roman" w:hAnsi="Times New Roman" w:cs="Times New Roman"/>
          <w:lang w:val="en-US"/>
        </w:rPr>
        <w:t xml:space="preserve">. Second, Coady argues that there is a </w:t>
      </w:r>
      <w:commentRangeStart w:id="32"/>
      <w:r w:rsidR="005A755D">
        <w:rPr>
          <w:rFonts w:ascii="Times New Roman" w:hAnsi="Times New Roman" w:cs="Times New Roman"/>
          <w:lang w:val="en-US"/>
        </w:rPr>
        <w:t>“causal” structure in Fricker’s account of testimonial injustice</w:t>
      </w:r>
      <w:r w:rsidR="006044CB">
        <w:rPr>
          <w:rStyle w:val="FootnoteReference"/>
          <w:rFonts w:ascii="Times New Roman" w:hAnsi="Times New Roman" w:cs="Times New Roman"/>
          <w:lang w:val="en-US"/>
        </w:rPr>
        <w:footnoteReference w:id="10"/>
      </w:r>
      <w:r w:rsidR="005A755D">
        <w:rPr>
          <w:rFonts w:ascii="Times New Roman" w:hAnsi="Times New Roman" w:cs="Times New Roman"/>
          <w:lang w:val="en-US"/>
        </w:rPr>
        <w:t xml:space="preserve"> i.e. that someone getting less credibility than they deserve is a result of another getting more credibility than they deserve.</w:t>
      </w:r>
      <w:commentRangeEnd w:id="32"/>
      <w:r w:rsidR="000E216E">
        <w:rPr>
          <w:rStyle w:val="CommentReference"/>
        </w:rPr>
        <w:commentReference w:id="32"/>
      </w:r>
      <w:r w:rsidR="00D667E4">
        <w:rPr>
          <w:rFonts w:ascii="Times New Roman" w:hAnsi="Times New Roman" w:cs="Times New Roman"/>
          <w:lang w:val="en-US"/>
        </w:rPr>
        <w:t xml:space="preserve"> </w:t>
      </w:r>
      <w:proofErr w:type="gramStart"/>
      <w:r w:rsidR="00D667E4">
        <w:rPr>
          <w:rFonts w:ascii="Times New Roman" w:hAnsi="Times New Roman" w:cs="Times New Roman"/>
          <w:lang w:val="en-US"/>
        </w:rPr>
        <w:t>This mirrors</w:t>
      </w:r>
      <w:proofErr w:type="gramEnd"/>
      <w:r w:rsidR="00D667E4">
        <w:rPr>
          <w:rFonts w:ascii="Times New Roman" w:hAnsi="Times New Roman" w:cs="Times New Roman"/>
          <w:lang w:val="en-US"/>
        </w:rPr>
        <w:t xml:space="preserve"> how we speak about “wealth” in the economy when we say someone is receiving less wealth than they deserve because there exist billionaires receiving more than they should. This gains even more plausibility given Fricker’s considerations of epistemic “excess” and epistemic “deficits”. </w:t>
      </w:r>
    </w:p>
    <w:p w14:paraId="42B97252" w14:textId="31E1B2FA" w:rsidR="00D667E4" w:rsidRDefault="00D667E4" w:rsidP="00055B3F">
      <w:pPr>
        <w:spacing w:line="360" w:lineRule="auto"/>
        <w:ind w:firstLine="720"/>
        <w:jc w:val="both"/>
        <w:rPr>
          <w:rFonts w:ascii="Times New Roman" w:hAnsi="Times New Roman" w:cs="Times New Roman"/>
          <w:lang w:val="en-US"/>
        </w:rPr>
      </w:pPr>
      <w:r>
        <w:rPr>
          <w:rFonts w:ascii="Times New Roman" w:hAnsi="Times New Roman" w:cs="Times New Roman"/>
          <w:lang w:val="en-US"/>
        </w:rPr>
        <w:t>But I think that this parallel is quite limited. Luzzi provides a case whereby there remains testimonial injustice (if testimonial injustice even exists) even when due credibility is given</w:t>
      </w:r>
      <w:r w:rsidR="006044CB">
        <w:rPr>
          <w:rStyle w:val="FootnoteReference"/>
          <w:rFonts w:ascii="Times New Roman" w:hAnsi="Times New Roman" w:cs="Times New Roman"/>
          <w:lang w:val="en-US"/>
        </w:rPr>
        <w:footnoteReference w:id="11"/>
      </w:r>
      <w:r>
        <w:rPr>
          <w:rFonts w:ascii="Times New Roman" w:hAnsi="Times New Roman" w:cs="Times New Roman"/>
          <w:lang w:val="en-US"/>
        </w:rPr>
        <w:t>. Consider the following: the minority group Blue have true beliefs, but Greens do not think that Blues are justified in their belief. So, while they give due credit to Blue’s testimony by accepting their testimony as true, they do not regard Blues as knowing their own testimony. I think this case generali</w:t>
      </w:r>
      <w:r w:rsidR="001E0920">
        <w:rPr>
          <w:rFonts w:ascii="Times New Roman" w:hAnsi="Times New Roman" w:cs="Times New Roman"/>
          <w:lang w:val="en-US"/>
        </w:rPr>
        <w:t>s</w:t>
      </w:r>
      <w:r>
        <w:rPr>
          <w:rFonts w:ascii="Times New Roman" w:hAnsi="Times New Roman" w:cs="Times New Roman"/>
          <w:lang w:val="en-US"/>
        </w:rPr>
        <w:t>es easily to hermeneutical injustice</w:t>
      </w:r>
      <w:r w:rsidR="001E0920">
        <w:rPr>
          <w:rFonts w:ascii="Times New Roman" w:hAnsi="Times New Roman" w:cs="Times New Roman"/>
          <w:lang w:val="en-US"/>
        </w:rPr>
        <w:t>.</w:t>
      </w:r>
      <w:r>
        <w:rPr>
          <w:rFonts w:ascii="Times New Roman" w:hAnsi="Times New Roman" w:cs="Times New Roman"/>
          <w:lang w:val="en-US"/>
        </w:rPr>
        <w:t xml:space="preserve"> If epistemic injustice can </w:t>
      </w:r>
      <w:r>
        <w:rPr>
          <w:rFonts w:ascii="Times New Roman" w:hAnsi="Times New Roman" w:cs="Times New Roman"/>
          <w:lang w:val="en-US"/>
        </w:rPr>
        <w:lastRenderedPageBreak/>
        <w:t xml:space="preserve">accompany a deserved distribution, then epistemic injustice cannot be understood in distributive terms. </w:t>
      </w:r>
    </w:p>
    <w:p w14:paraId="73CDF92D" w14:textId="32481A75" w:rsidR="00F53AFE" w:rsidRDefault="001E0920" w:rsidP="001E0920">
      <w:pPr>
        <w:spacing w:line="360" w:lineRule="auto"/>
        <w:ind w:firstLine="720"/>
        <w:jc w:val="both"/>
        <w:rPr>
          <w:rFonts w:ascii="Times New Roman" w:hAnsi="Times New Roman" w:cs="Times New Roman"/>
          <w:lang w:val="en-US"/>
        </w:rPr>
      </w:pPr>
      <w:r>
        <w:rPr>
          <w:rFonts w:ascii="Times New Roman" w:hAnsi="Times New Roman" w:cs="Times New Roman"/>
          <w:lang w:val="en-US"/>
        </w:rPr>
        <w:t xml:space="preserve">Instead of construing epistemic injustice in terms of distributive terms, Fricker views injustice as an economy of respect, </w:t>
      </w:r>
      <w:ins w:id="33" w:author="Gail Leckie" w:date="2025-02-13T13:59:00Z">
        <w:r w:rsidR="004C5FEC">
          <w:rPr>
            <w:rFonts w:ascii="Times New Roman" w:hAnsi="Times New Roman" w:cs="Times New Roman"/>
            <w:lang w:val="en-US"/>
          </w:rPr>
          <w:t xml:space="preserve">(of course if you are thinking the only value is </w:t>
        </w:r>
        <w:proofErr w:type="spellStart"/>
        <w:r w:rsidR="004C5FEC">
          <w:rPr>
            <w:rFonts w:ascii="Times New Roman" w:hAnsi="Times New Roman" w:cs="Times New Roman"/>
            <w:lang w:val="en-US"/>
          </w:rPr>
          <w:t>utlitiy</w:t>
        </w:r>
        <w:proofErr w:type="spellEnd"/>
        <w:r w:rsidR="004C5FEC">
          <w:rPr>
            <w:rFonts w:ascii="Times New Roman" w:hAnsi="Times New Roman" w:cs="Times New Roman"/>
            <w:lang w:val="en-US"/>
          </w:rPr>
          <w:t>, you won’t be impressed by this.)</w:t>
        </w:r>
      </w:ins>
      <w:ins w:id="34" w:author="Gail Leckie" w:date="2025-02-13T14:00:00Z">
        <w:r w:rsidR="004C5FEC">
          <w:rPr>
            <w:rFonts w:ascii="Times New Roman" w:hAnsi="Times New Roman" w:cs="Times New Roman"/>
            <w:lang w:val="en-US"/>
          </w:rPr>
          <w:t xml:space="preserve"> </w:t>
        </w:r>
      </w:ins>
      <w:r>
        <w:rPr>
          <w:rFonts w:ascii="Times New Roman" w:hAnsi="Times New Roman" w:cs="Times New Roman"/>
          <w:lang w:val="en-US"/>
        </w:rPr>
        <w:t>or as Elizabeth Anderson puts it, justice is ‘standing in equal relation with others</w:t>
      </w:r>
      <w:r w:rsidR="006044CB">
        <w:rPr>
          <w:rStyle w:val="FootnoteReference"/>
          <w:rFonts w:ascii="Times New Roman" w:hAnsi="Times New Roman" w:cs="Times New Roman"/>
          <w:lang w:val="en-US"/>
        </w:rPr>
        <w:footnoteReference w:id="12"/>
      </w:r>
      <w:r>
        <w:rPr>
          <w:rFonts w:ascii="Times New Roman" w:hAnsi="Times New Roman" w:cs="Times New Roman"/>
          <w:lang w:val="en-US"/>
        </w:rPr>
        <w:t xml:space="preserve">’. Consequently, justice is not a matter of mere equal distribution, but through having each person be respected equally and not be “undermine[d], insult[ed], or otherwise [withheld] a proper respect for the speaker qua subject of knowledge” (I do not think that disrespecting a speaker as a subject of knowledge constitutes a distinctively epistemic injustice – for the injustice stemmed from this disrespect is derivative of the need for members of society to stand in equal relation to each other; the case of one’s capacity as a knower is a </w:t>
      </w:r>
      <w:r w:rsidRPr="003547E2">
        <w:rPr>
          <w:rFonts w:ascii="Times New Roman" w:hAnsi="Times New Roman" w:cs="Times New Roman"/>
          <w:i/>
          <w:iCs/>
          <w:lang w:val="en-US"/>
        </w:rPr>
        <w:t>particular manifestation</w:t>
      </w:r>
      <w:r>
        <w:rPr>
          <w:rFonts w:ascii="Times New Roman" w:hAnsi="Times New Roman" w:cs="Times New Roman"/>
          <w:lang w:val="en-US"/>
        </w:rPr>
        <w:t xml:space="preserve"> of this). So, there is no distributive core to epistemic injustice because the question of epistemic justice does not begin with “how should we distribute credibility and hermeneutical resources” but rather “how should we structure our epistemic practices such that individuals are respected as subjects of knowledge”. This is why epistemic goods like education and information ought not to be thought of in terms of their distribution – equality of access to education falls out of our prior question about how to give individuals equal respect as knowers</w:t>
      </w:r>
      <w:r w:rsidR="003547E2">
        <w:rPr>
          <w:rFonts w:ascii="Times New Roman" w:hAnsi="Times New Roman" w:cs="Times New Roman"/>
          <w:lang w:val="en-US"/>
        </w:rPr>
        <w:t>, if there is such a question at all</w:t>
      </w:r>
      <w:r>
        <w:rPr>
          <w:rFonts w:ascii="Times New Roman" w:hAnsi="Times New Roman" w:cs="Times New Roman"/>
          <w:lang w:val="en-US"/>
        </w:rPr>
        <w:t xml:space="preserve">. Therefore, </w:t>
      </w:r>
      <w:r w:rsidR="003547E2">
        <w:rPr>
          <w:rFonts w:ascii="Times New Roman" w:hAnsi="Times New Roman" w:cs="Times New Roman"/>
          <w:lang w:val="en-US"/>
        </w:rPr>
        <w:t>even if</w:t>
      </w:r>
      <w:r>
        <w:rPr>
          <w:rFonts w:ascii="Times New Roman" w:hAnsi="Times New Roman" w:cs="Times New Roman"/>
          <w:lang w:val="en-US"/>
        </w:rPr>
        <w:t xml:space="preserve"> epistemic injustice </w:t>
      </w:r>
      <w:r w:rsidR="003547E2">
        <w:rPr>
          <w:rFonts w:ascii="Times New Roman" w:hAnsi="Times New Roman" w:cs="Times New Roman"/>
          <w:lang w:val="en-US"/>
        </w:rPr>
        <w:t>is</w:t>
      </w:r>
      <w:r>
        <w:rPr>
          <w:rFonts w:ascii="Times New Roman" w:hAnsi="Times New Roman" w:cs="Times New Roman"/>
          <w:lang w:val="en-US"/>
        </w:rPr>
        <w:t xml:space="preserve"> a coherent concept, it will fail to have a distributive (in terms of epistemic goods) core.</w:t>
      </w:r>
    </w:p>
    <w:p w14:paraId="3F5985CF" w14:textId="77777777" w:rsidR="001E0920" w:rsidRDefault="001E0920" w:rsidP="001E0920">
      <w:pPr>
        <w:spacing w:line="360" w:lineRule="auto"/>
        <w:ind w:firstLine="720"/>
        <w:jc w:val="both"/>
        <w:rPr>
          <w:rFonts w:ascii="Times New Roman" w:hAnsi="Times New Roman" w:cs="Times New Roman"/>
          <w:lang w:val="en-US"/>
        </w:rPr>
      </w:pPr>
    </w:p>
    <w:p w14:paraId="2403FA7D" w14:textId="78D9F641" w:rsidR="00F53AFE" w:rsidRDefault="00F53AFE" w:rsidP="00BA6800">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Conclusion</w:t>
      </w:r>
    </w:p>
    <w:p w14:paraId="0CA9C046" w14:textId="374684D7" w:rsidR="001E0920" w:rsidRPr="001E0920" w:rsidRDefault="001E0920" w:rsidP="00BA6800">
      <w:pPr>
        <w:spacing w:line="360" w:lineRule="auto"/>
        <w:jc w:val="both"/>
        <w:rPr>
          <w:rFonts w:ascii="Times New Roman" w:hAnsi="Times New Roman" w:cs="Times New Roman"/>
          <w:lang w:val="en-US"/>
        </w:rPr>
      </w:pPr>
      <w:r>
        <w:rPr>
          <w:rFonts w:ascii="Times New Roman" w:hAnsi="Times New Roman" w:cs="Times New Roman"/>
          <w:lang w:val="en-US"/>
        </w:rPr>
        <w:tab/>
        <w:t xml:space="preserve">I have offered two levels of argument against the thesis that epistemic injustice should be in terms of the distribution of epistemic goods. First, there is nothing distinctively epistemic about epistemic injustice, since there are no real or non-instrumental rights we have as knowers. Second, even if there is a coherent concept of epistemic injustice, it fails to have a distributive core because </w:t>
      </w:r>
      <w:r w:rsidR="00E1189B">
        <w:rPr>
          <w:rFonts w:ascii="Times New Roman" w:hAnsi="Times New Roman" w:cs="Times New Roman"/>
          <w:lang w:val="en-US"/>
        </w:rPr>
        <w:t xml:space="preserve">it is constructed around the question of how to structure our epistemic practices so that individuals are respected as knowers. </w:t>
      </w:r>
    </w:p>
    <w:p w14:paraId="287C86D9" w14:textId="2EBD58DC" w:rsidR="00F53AFE" w:rsidRDefault="00F53AFE" w:rsidP="00BA6800">
      <w:pPr>
        <w:spacing w:line="360" w:lineRule="auto"/>
        <w:jc w:val="both"/>
        <w:rPr>
          <w:ins w:id="35" w:author="Gail Leckie" w:date="2025-02-13T14:00:00Z"/>
          <w:rFonts w:ascii="Times New Roman" w:hAnsi="Times New Roman" w:cs="Times New Roman"/>
          <w:lang w:val="en-US"/>
        </w:rPr>
      </w:pPr>
    </w:p>
    <w:p w14:paraId="3106BA67" w14:textId="789A3589" w:rsidR="003A483A" w:rsidRDefault="003A483A" w:rsidP="00BA6800">
      <w:pPr>
        <w:spacing w:line="360" w:lineRule="auto"/>
        <w:jc w:val="both"/>
        <w:rPr>
          <w:rFonts w:ascii="Times New Roman" w:hAnsi="Times New Roman" w:cs="Times New Roman"/>
          <w:lang w:val="en-US"/>
        </w:rPr>
      </w:pPr>
      <w:ins w:id="36" w:author="Gail Leckie" w:date="2025-02-13T14:00:00Z">
        <w:r>
          <w:rPr>
            <w:rFonts w:ascii="Times New Roman" w:hAnsi="Times New Roman" w:cs="Times New Roman"/>
            <w:lang w:val="en-US"/>
          </w:rPr>
          <w:t xml:space="preserve">Good essay – original and well written.  I think there are some unfair points to your opponent or misconceptions but nothing major.  I think you need to make them a bit shorter though </w:t>
        </w:r>
        <w:r w:rsidRPr="003A483A">
          <w:rPr>
            <mc:AlternateContent>
              <mc:Choice Requires="w16se">
                <w:rFonts w:ascii="Times New Roman" w:hAnsi="Times New Roman" w:cs="Times New Roman"/>
              </mc:Choice>
              <mc:Fallback>
                <w:rFonts w:ascii="Segoe UI Emoji" w:eastAsia="Segoe UI Emoji" w:hAnsi="Segoe UI Emoji" w:cs="Segoe UI Emoji"/>
              </mc:Fallback>
            </mc:AlternateContent>
            <w:lang w:val="en-US"/>
          </w:rPr>
          <mc:AlternateContent>
            <mc:Choice Requires="w16se">
              <w16se:symEx w16se:font="Segoe UI Emoji" w16se:char="1F60A"/>
            </mc:Choice>
            <mc:Fallback>
              <w:t>😊</w:t>
            </mc:Fallback>
          </mc:AlternateContent>
        </w:r>
        <w:r>
          <w:rPr>
            <w:rFonts w:ascii="Times New Roman" w:hAnsi="Times New Roman" w:cs="Times New Roman"/>
            <w:lang w:val="en-US"/>
          </w:rPr>
          <w:t xml:space="preserve">   </w:t>
        </w:r>
      </w:ins>
    </w:p>
    <w:p w14:paraId="035129E0" w14:textId="77777777" w:rsidR="006044CB" w:rsidRDefault="006044CB" w:rsidP="00BA6800">
      <w:pPr>
        <w:spacing w:line="360" w:lineRule="auto"/>
        <w:jc w:val="both"/>
        <w:rPr>
          <w:rFonts w:ascii="Times New Roman" w:hAnsi="Times New Roman" w:cs="Times New Roman"/>
          <w:lang w:val="en-US"/>
        </w:rPr>
      </w:pPr>
    </w:p>
    <w:p w14:paraId="7887E58B" w14:textId="641C7359" w:rsidR="006044CB" w:rsidRDefault="004F4444" w:rsidP="00BA6800">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Bibliography</w:t>
      </w:r>
    </w:p>
    <w:p w14:paraId="30D09832" w14:textId="77777777" w:rsidR="004F4444" w:rsidRPr="004F4444" w:rsidRDefault="004F4444" w:rsidP="004F4444">
      <w:pPr>
        <w:pStyle w:val="FootnoteText"/>
        <w:spacing w:after="240" w:line="360" w:lineRule="auto"/>
        <w:rPr>
          <w:sz w:val="24"/>
          <w:szCs w:val="24"/>
          <w:lang w:val="en-US"/>
        </w:rPr>
      </w:pPr>
      <w:r w:rsidRPr="004F4444">
        <w:rPr>
          <w:rFonts w:ascii="Times New Roman" w:hAnsi="Times New Roman" w:cs="Times New Roman"/>
          <w:sz w:val="24"/>
          <w:szCs w:val="24"/>
        </w:rPr>
        <w:t xml:space="preserve">Anderson, E. (1999) ‘What is the point of equality?’, </w:t>
      </w:r>
      <w:r w:rsidRPr="004F4444">
        <w:rPr>
          <w:rFonts w:ascii="Times New Roman" w:hAnsi="Times New Roman" w:cs="Times New Roman"/>
          <w:i/>
          <w:iCs/>
          <w:sz w:val="24"/>
          <w:szCs w:val="24"/>
        </w:rPr>
        <w:t>Ethics</w:t>
      </w:r>
      <w:r w:rsidRPr="004F4444">
        <w:rPr>
          <w:rFonts w:ascii="Times New Roman" w:hAnsi="Times New Roman" w:cs="Times New Roman"/>
          <w:sz w:val="24"/>
          <w:szCs w:val="24"/>
        </w:rPr>
        <w:t>, 109(2), pp. 287–337.</w:t>
      </w:r>
    </w:p>
    <w:p w14:paraId="64CFEC08" w14:textId="77777777" w:rsidR="004F4444" w:rsidRPr="004F4444" w:rsidRDefault="004F4444" w:rsidP="004F4444">
      <w:pPr>
        <w:pStyle w:val="FootnoteText"/>
        <w:spacing w:after="240" w:line="360" w:lineRule="auto"/>
        <w:rPr>
          <w:rFonts w:ascii="Times New Roman" w:hAnsi="Times New Roman" w:cs="Times New Roman"/>
          <w:sz w:val="24"/>
          <w:szCs w:val="24"/>
        </w:rPr>
      </w:pPr>
      <w:r w:rsidRPr="004F4444">
        <w:rPr>
          <w:rFonts w:ascii="Times New Roman" w:hAnsi="Times New Roman" w:cs="Times New Roman"/>
          <w:sz w:val="24"/>
          <w:szCs w:val="24"/>
        </w:rPr>
        <w:t xml:space="preserve">Coady, D. (2010) ‘Two concepts of epistemic injustice’, </w:t>
      </w:r>
      <w:r w:rsidRPr="004F4444">
        <w:rPr>
          <w:rFonts w:ascii="Times New Roman" w:hAnsi="Times New Roman" w:cs="Times New Roman"/>
          <w:i/>
          <w:iCs/>
          <w:sz w:val="24"/>
          <w:szCs w:val="24"/>
        </w:rPr>
        <w:t>Episteme</w:t>
      </w:r>
      <w:r w:rsidRPr="004F4444">
        <w:rPr>
          <w:rFonts w:ascii="Times New Roman" w:hAnsi="Times New Roman" w:cs="Times New Roman"/>
          <w:sz w:val="24"/>
          <w:szCs w:val="24"/>
        </w:rPr>
        <w:t>, 7(2), pp. 101–113.</w:t>
      </w:r>
    </w:p>
    <w:p w14:paraId="43A7609E" w14:textId="0FDA0C60" w:rsidR="004F4444" w:rsidRPr="004F4444" w:rsidRDefault="004F4444" w:rsidP="004F4444">
      <w:pPr>
        <w:pStyle w:val="FootnoteText"/>
        <w:spacing w:after="240" w:line="360" w:lineRule="auto"/>
        <w:rPr>
          <w:rFonts w:ascii="Times New Roman" w:hAnsi="Times New Roman" w:cs="Times New Roman"/>
          <w:sz w:val="24"/>
          <w:szCs w:val="24"/>
        </w:rPr>
      </w:pPr>
      <w:r w:rsidRPr="004F4444">
        <w:rPr>
          <w:rFonts w:ascii="Times New Roman" w:hAnsi="Times New Roman" w:cs="Times New Roman"/>
          <w:sz w:val="24"/>
          <w:szCs w:val="24"/>
        </w:rPr>
        <w:t xml:space="preserve">Fricker, M. (2007) </w:t>
      </w:r>
      <w:r w:rsidRPr="004F4444">
        <w:rPr>
          <w:rFonts w:ascii="Times New Roman" w:hAnsi="Times New Roman" w:cs="Times New Roman"/>
          <w:i/>
          <w:iCs/>
          <w:sz w:val="24"/>
          <w:szCs w:val="24"/>
        </w:rPr>
        <w:t>Epistemic Injustice</w:t>
      </w:r>
      <w:r w:rsidRPr="004F4444">
        <w:rPr>
          <w:rFonts w:ascii="Times New Roman" w:hAnsi="Times New Roman" w:cs="Times New Roman"/>
          <w:sz w:val="24"/>
          <w:szCs w:val="24"/>
        </w:rPr>
        <w:t>. Oxford: Oxford University Press.</w:t>
      </w:r>
    </w:p>
    <w:p w14:paraId="0677777A" w14:textId="1E0B4525" w:rsidR="004F4444" w:rsidRPr="004F4444" w:rsidRDefault="004F4444" w:rsidP="004F4444">
      <w:pPr>
        <w:pStyle w:val="FootnoteText"/>
        <w:spacing w:after="240" w:line="360" w:lineRule="auto"/>
        <w:rPr>
          <w:rFonts w:ascii="Times New Roman" w:hAnsi="Times New Roman" w:cs="Times New Roman"/>
          <w:sz w:val="24"/>
          <w:szCs w:val="24"/>
          <w:lang w:val="en-US"/>
        </w:rPr>
      </w:pPr>
      <w:r w:rsidRPr="004F4444">
        <w:rPr>
          <w:rFonts w:ascii="Times New Roman" w:hAnsi="Times New Roman" w:cs="Times New Roman"/>
          <w:sz w:val="24"/>
          <w:szCs w:val="24"/>
        </w:rPr>
        <w:t xml:space="preserve">Goldman, A. (1999) ‘Internalism exposed’, </w:t>
      </w:r>
      <w:r w:rsidRPr="004F4444">
        <w:rPr>
          <w:rFonts w:ascii="Times New Roman" w:hAnsi="Times New Roman" w:cs="Times New Roman"/>
          <w:i/>
          <w:iCs/>
          <w:sz w:val="24"/>
          <w:szCs w:val="24"/>
        </w:rPr>
        <w:t>Journal of Philosophy</w:t>
      </w:r>
      <w:r w:rsidRPr="004F4444">
        <w:rPr>
          <w:rFonts w:ascii="Times New Roman" w:hAnsi="Times New Roman" w:cs="Times New Roman"/>
          <w:sz w:val="24"/>
          <w:szCs w:val="24"/>
        </w:rPr>
        <w:t>, 96(6), pp. 271–293.</w:t>
      </w:r>
    </w:p>
    <w:p w14:paraId="2A44D456" w14:textId="77777777" w:rsidR="004F4444" w:rsidRPr="004F4444" w:rsidRDefault="004F4444" w:rsidP="004F4444">
      <w:pPr>
        <w:pStyle w:val="FootnoteText"/>
        <w:spacing w:after="240" w:line="360" w:lineRule="auto"/>
        <w:rPr>
          <w:rFonts w:ascii="Times New Roman" w:hAnsi="Times New Roman" w:cs="Times New Roman"/>
          <w:sz w:val="24"/>
          <w:szCs w:val="24"/>
        </w:rPr>
      </w:pPr>
      <w:r w:rsidRPr="004F4444">
        <w:rPr>
          <w:rFonts w:ascii="Times New Roman" w:hAnsi="Times New Roman" w:cs="Times New Roman"/>
          <w:sz w:val="24"/>
          <w:szCs w:val="24"/>
        </w:rPr>
        <w:t>Luzzi, Frederico (2016). Testimonial injustice without credibility deficit. Thought: A Journal of Philosophy 5(3), 203-211.</w:t>
      </w:r>
    </w:p>
    <w:p w14:paraId="76AFC921" w14:textId="50C3FB9C" w:rsidR="004F4444" w:rsidRPr="004F4444" w:rsidRDefault="004F4444" w:rsidP="004F4444">
      <w:pPr>
        <w:pStyle w:val="FootnoteText"/>
        <w:spacing w:after="240" w:line="360" w:lineRule="auto"/>
        <w:rPr>
          <w:rFonts w:ascii="Times New Roman" w:hAnsi="Times New Roman" w:cs="Times New Roman"/>
          <w:sz w:val="24"/>
          <w:szCs w:val="24"/>
          <w:lang w:val="en-US"/>
        </w:rPr>
      </w:pPr>
      <w:r w:rsidRPr="004F4444">
        <w:rPr>
          <w:rFonts w:ascii="Times New Roman" w:hAnsi="Times New Roman" w:cs="Times New Roman"/>
          <w:sz w:val="24"/>
          <w:szCs w:val="24"/>
        </w:rPr>
        <w:t xml:space="preserve">Maitra, </w:t>
      </w:r>
      <w:proofErr w:type="spellStart"/>
      <w:r w:rsidRPr="004F4444">
        <w:rPr>
          <w:rFonts w:ascii="Times New Roman" w:hAnsi="Times New Roman" w:cs="Times New Roman"/>
          <w:sz w:val="24"/>
          <w:szCs w:val="24"/>
        </w:rPr>
        <w:t>Ishani</w:t>
      </w:r>
      <w:proofErr w:type="spellEnd"/>
      <w:r w:rsidRPr="004F4444">
        <w:rPr>
          <w:rFonts w:ascii="Times New Roman" w:hAnsi="Times New Roman" w:cs="Times New Roman"/>
          <w:sz w:val="24"/>
          <w:szCs w:val="24"/>
        </w:rPr>
        <w:t xml:space="preserve"> (2010). The nature of epistemic injustice. Philosophical Books 51, 195-211.</w:t>
      </w:r>
    </w:p>
    <w:p w14:paraId="4D313059" w14:textId="77777777" w:rsidR="004F4444" w:rsidRPr="004F4444" w:rsidRDefault="004F4444" w:rsidP="004F4444">
      <w:pPr>
        <w:pStyle w:val="FootnoteText"/>
        <w:spacing w:after="240" w:line="360" w:lineRule="auto"/>
        <w:rPr>
          <w:sz w:val="24"/>
          <w:szCs w:val="24"/>
          <w:lang w:val="en-US"/>
        </w:rPr>
      </w:pPr>
      <w:r w:rsidRPr="004F4444">
        <w:rPr>
          <w:rFonts w:ascii="Times New Roman" w:hAnsi="Times New Roman" w:cs="Times New Roman"/>
          <w:sz w:val="24"/>
          <w:szCs w:val="24"/>
        </w:rPr>
        <w:t xml:space="preserve">Williamson, T. (2007) ‘On being justified in one’s head’, in Timmons, M., Greco, J. and Mele, A.R. (eds.) </w:t>
      </w:r>
      <w:r w:rsidRPr="004F4444">
        <w:rPr>
          <w:rFonts w:ascii="Times New Roman" w:hAnsi="Times New Roman" w:cs="Times New Roman"/>
          <w:i/>
          <w:iCs/>
          <w:sz w:val="24"/>
          <w:szCs w:val="24"/>
        </w:rPr>
        <w:t>Rationality and the Good</w:t>
      </w:r>
      <w:r w:rsidRPr="004F4444">
        <w:rPr>
          <w:rFonts w:ascii="Times New Roman" w:hAnsi="Times New Roman" w:cs="Times New Roman"/>
          <w:sz w:val="24"/>
          <w:szCs w:val="24"/>
        </w:rPr>
        <w:t>. Oxford: Oxford University Press.</w:t>
      </w:r>
    </w:p>
    <w:p w14:paraId="2AFC408B" w14:textId="77777777" w:rsidR="004F4444" w:rsidDel="00766D6E" w:rsidRDefault="004F4444" w:rsidP="00BA6800">
      <w:pPr>
        <w:spacing w:line="360" w:lineRule="auto"/>
        <w:jc w:val="both"/>
        <w:rPr>
          <w:del w:id="37" w:author="Matthew Tan" w:date="2025-02-13T14:06:00Z" w16du:dateUtc="2025-02-13T14:06:00Z"/>
          <w:rFonts w:ascii="Times New Roman" w:hAnsi="Times New Roman" w:cs="Times New Roman"/>
          <w:lang w:val="en-US"/>
        </w:rPr>
      </w:pPr>
    </w:p>
    <w:p w14:paraId="1E29F6A8" w14:textId="77777777" w:rsidR="00766D6E" w:rsidRPr="004F4444" w:rsidRDefault="00766D6E" w:rsidP="004F4444">
      <w:pPr>
        <w:pStyle w:val="FootnoteText"/>
        <w:spacing w:after="240" w:line="360" w:lineRule="auto"/>
        <w:rPr>
          <w:ins w:id="38" w:author="Matthew Tan" w:date="2025-02-13T14:06:00Z" w16du:dateUtc="2025-02-13T14:06:00Z"/>
          <w:rFonts w:ascii="Times New Roman" w:hAnsi="Times New Roman" w:cs="Times New Roman"/>
          <w:sz w:val="24"/>
          <w:szCs w:val="24"/>
          <w:lang w:val="en-US"/>
        </w:rPr>
      </w:pPr>
    </w:p>
    <w:p w14:paraId="711D9419" w14:textId="58E7B0AE" w:rsidR="004F4444" w:rsidRDefault="00766D6E" w:rsidP="00BA6800">
      <w:pPr>
        <w:spacing w:line="360" w:lineRule="auto"/>
        <w:jc w:val="both"/>
        <w:rPr>
          <w:rFonts w:ascii="Times New Roman" w:hAnsi="Times New Roman" w:cs="Times New Roman"/>
          <w:b/>
          <w:bCs/>
          <w:lang w:val="en-US"/>
        </w:rPr>
      </w:pPr>
      <w:r>
        <w:rPr>
          <w:rFonts w:ascii="Times New Roman" w:hAnsi="Times New Roman" w:cs="Times New Roman"/>
          <w:b/>
          <w:bCs/>
          <w:lang w:val="en-US"/>
        </w:rPr>
        <w:t xml:space="preserve">Tutorial </w:t>
      </w:r>
    </w:p>
    <w:p w14:paraId="692BD98D" w14:textId="040B0B3A" w:rsidR="00766D6E" w:rsidRDefault="00766D6E" w:rsidP="00766D6E">
      <w:pPr>
        <w:pStyle w:val="ListParagraph"/>
        <w:numPr>
          <w:ilvl w:val="0"/>
          <w:numId w:val="4"/>
        </w:numPr>
        <w:spacing w:line="360" w:lineRule="auto"/>
        <w:jc w:val="both"/>
        <w:rPr>
          <w:rFonts w:ascii="Times New Roman" w:hAnsi="Times New Roman" w:cs="Times New Roman"/>
          <w:lang w:val="en-US"/>
        </w:rPr>
      </w:pPr>
      <w:r>
        <w:rPr>
          <w:rFonts w:ascii="Times New Roman" w:hAnsi="Times New Roman" w:cs="Times New Roman"/>
          <w:lang w:val="en-US"/>
        </w:rPr>
        <w:t>Parent, obligated to child</w:t>
      </w:r>
    </w:p>
    <w:p w14:paraId="32E5C10C" w14:textId="2B3E27BF" w:rsidR="00766D6E" w:rsidRDefault="00766D6E" w:rsidP="00766D6E">
      <w:pPr>
        <w:pStyle w:val="ListParagraph"/>
        <w:numPr>
          <w:ilvl w:val="0"/>
          <w:numId w:val="4"/>
        </w:numPr>
        <w:spacing w:line="360" w:lineRule="auto"/>
        <w:jc w:val="both"/>
        <w:rPr>
          <w:rFonts w:ascii="Times New Roman" w:hAnsi="Times New Roman" w:cs="Times New Roman"/>
          <w:lang w:val="en-US"/>
        </w:rPr>
      </w:pPr>
      <w:r>
        <w:rPr>
          <w:rFonts w:ascii="Times New Roman" w:hAnsi="Times New Roman" w:cs="Times New Roman"/>
          <w:lang w:val="en-US"/>
        </w:rPr>
        <w:t xml:space="preserve">Maybe there is just no epistemic value </w:t>
      </w:r>
    </w:p>
    <w:p w14:paraId="7E3D5B97" w14:textId="41115DDF" w:rsidR="00A74661" w:rsidRDefault="00766D6E" w:rsidP="00A74661">
      <w:pPr>
        <w:pStyle w:val="ListParagraph"/>
        <w:numPr>
          <w:ilvl w:val="1"/>
          <w:numId w:val="4"/>
        </w:numPr>
        <w:spacing w:line="360" w:lineRule="auto"/>
        <w:jc w:val="both"/>
        <w:rPr>
          <w:rFonts w:ascii="Times New Roman" w:hAnsi="Times New Roman" w:cs="Times New Roman"/>
          <w:lang w:val="en-US"/>
        </w:rPr>
      </w:pPr>
      <w:r>
        <w:rPr>
          <w:rFonts w:ascii="Times New Roman" w:hAnsi="Times New Roman" w:cs="Times New Roman"/>
          <w:lang w:val="en-US"/>
        </w:rPr>
        <w:t xml:space="preserve">Or maybe it is a good </w:t>
      </w:r>
      <w:r w:rsidR="00A74661">
        <w:rPr>
          <w:rFonts w:ascii="Times New Roman" w:hAnsi="Times New Roman" w:cs="Times New Roman"/>
          <w:lang w:val="en-US"/>
        </w:rPr>
        <w:t xml:space="preserve">but not a good you have a right to </w:t>
      </w:r>
    </w:p>
    <w:p w14:paraId="26535F5E" w14:textId="023BEF6A" w:rsidR="00A74661" w:rsidRDefault="00A74661" w:rsidP="00A74661">
      <w:pPr>
        <w:pStyle w:val="ListParagraph"/>
        <w:numPr>
          <w:ilvl w:val="0"/>
          <w:numId w:val="4"/>
        </w:numPr>
        <w:spacing w:line="360" w:lineRule="auto"/>
        <w:jc w:val="both"/>
        <w:rPr>
          <w:rFonts w:ascii="Times New Roman" w:hAnsi="Times New Roman" w:cs="Times New Roman"/>
          <w:lang w:val="en-US"/>
        </w:rPr>
      </w:pPr>
      <w:r>
        <w:rPr>
          <w:rFonts w:ascii="Times New Roman" w:hAnsi="Times New Roman" w:cs="Times New Roman"/>
          <w:lang w:val="en-US"/>
        </w:rPr>
        <w:t xml:space="preserve">Tom Robinson case: primary harm is the disrespect as a knower and secondary harm is the going to prison </w:t>
      </w:r>
    </w:p>
    <w:p w14:paraId="04681AE6" w14:textId="20FE05A5" w:rsidR="00A74661" w:rsidRDefault="0064345D" w:rsidP="00A74661">
      <w:pPr>
        <w:pStyle w:val="ListParagraph"/>
        <w:numPr>
          <w:ilvl w:val="0"/>
          <w:numId w:val="4"/>
        </w:numPr>
        <w:spacing w:line="360" w:lineRule="auto"/>
        <w:jc w:val="both"/>
        <w:rPr>
          <w:rFonts w:ascii="Times New Roman" w:hAnsi="Times New Roman" w:cs="Times New Roman"/>
          <w:lang w:val="en-US"/>
        </w:rPr>
      </w:pPr>
      <w:r>
        <w:rPr>
          <w:rFonts w:ascii="Times New Roman" w:hAnsi="Times New Roman" w:cs="Times New Roman"/>
          <w:lang w:val="en-US"/>
        </w:rPr>
        <w:t xml:space="preserve">Hermeneutical injustice </w:t>
      </w:r>
      <w:r w:rsidRPr="0064345D">
        <w:rPr>
          <w:rFonts w:ascii="Times New Roman" w:hAnsi="Times New Roman" w:cs="Times New Roman"/>
          <w:lang w:val="en-US"/>
        </w:rPr>
        <w:sym w:font="Wingdings" w:char="F0E0"/>
      </w:r>
      <w:r>
        <w:rPr>
          <w:rFonts w:ascii="Times New Roman" w:hAnsi="Times New Roman" w:cs="Times New Roman"/>
          <w:lang w:val="en-US"/>
        </w:rPr>
        <w:t xml:space="preserve"> right without obligation </w:t>
      </w:r>
      <w:r w:rsidRPr="0064345D">
        <w:rPr>
          <w:rFonts w:ascii="Times New Roman" w:hAnsi="Times New Roman" w:cs="Times New Roman"/>
          <w:lang w:val="en-US"/>
        </w:rPr>
        <w:sym w:font="Wingdings" w:char="F0E0"/>
      </w:r>
      <w:r>
        <w:rPr>
          <w:rFonts w:ascii="Times New Roman" w:hAnsi="Times New Roman" w:cs="Times New Roman"/>
          <w:lang w:val="en-US"/>
        </w:rPr>
        <w:t xml:space="preserve"> right violated without society doing anything wrong </w:t>
      </w:r>
    </w:p>
    <w:p w14:paraId="47D48A4B" w14:textId="01B98016" w:rsidR="00663255" w:rsidRDefault="00663255" w:rsidP="00663255">
      <w:pPr>
        <w:pStyle w:val="ListParagraph"/>
        <w:numPr>
          <w:ilvl w:val="1"/>
          <w:numId w:val="4"/>
        </w:numPr>
        <w:spacing w:line="360" w:lineRule="auto"/>
        <w:jc w:val="both"/>
        <w:rPr>
          <w:rFonts w:ascii="Times New Roman" w:hAnsi="Times New Roman" w:cs="Times New Roman"/>
          <w:lang w:val="en-US"/>
        </w:rPr>
      </w:pPr>
      <w:r>
        <w:rPr>
          <w:rFonts w:ascii="Times New Roman" w:hAnsi="Times New Roman" w:cs="Times New Roman"/>
          <w:lang w:val="en-US"/>
        </w:rPr>
        <w:t xml:space="preserve">Merely lacking resources is not an injustice </w:t>
      </w:r>
      <w:r w:rsidRPr="00663255">
        <w:rPr>
          <w:rFonts w:ascii="Times New Roman" w:hAnsi="Times New Roman" w:cs="Times New Roman"/>
          <w:lang w:val="en-US"/>
        </w:rPr>
        <w:sym w:font="Wingdings" w:char="F0E0"/>
      </w:r>
      <w:r>
        <w:rPr>
          <w:rFonts w:ascii="Times New Roman" w:hAnsi="Times New Roman" w:cs="Times New Roman"/>
          <w:lang w:val="en-US"/>
        </w:rPr>
        <w:t xml:space="preserve"> depends on the reason</w:t>
      </w:r>
    </w:p>
    <w:p w14:paraId="0C6C100E" w14:textId="7FE44490" w:rsidR="00981370" w:rsidRDefault="00981370" w:rsidP="00663255">
      <w:pPr>
        <w:pStyle w:val="ListParagraph"/>
        <w:numPr>
          <w:ilvl w:val="1"/>
          <w:numId w:val="4"/>
        </w:numPr>
        <w:spacing w:line="360" w:lineRule="auto"/>
        <w:jc w:val="both"/>
        <w:rPr>
          <w:rFonts w:ascii="Times New Roman" w:hAnsi="Times New Roman" w:cs="Times New Roman"/>
          <w:lang w:val="en-US"/>
        </w:rPr>
      </w:pPr>
      <w:r>
        <w:rPr>
          <w:rFonts w:ascii="Times New Roman" w:hAnsi="Times New Roman" w:cs="Times New Roman"/>
          <w:lang w:val="en-US"/>
        </w:rPr>
        <w:t>Hermeneutical marginalisation</w:t>
      </w:r>
    </w:p>
    <w:p w14:paraId="40E67C0F" w14:textId="37972780" w:rsidR="00423669" w:rsidRDefault="00423669" w:rsidP="00423669">
      <w:pPr>
        <w:pStyle w:val="ListParagraph"/>
        <w:numPr>
          <w:ilvl w:val="0"/>
          <w:numId w:val="4"/>
        </w:numPr>
        <w:spacing w:line="360" w:lineRule="auto"/>
        <w:jc w:val="both"/>
        <w:rPr>
          <w:rFonts w:ascii="Times New Roman" w:hAnsi="Times New Roman" w:cs="Times New Roman"/>
          <w:lang w:val="en-US"/>
        </w:rPr>
      </w:pPr>
      <w:r>
        <w:rPr>
          <w:rFonts w:ascii="Times New Roman" w:hAnsi="Times New Roman" w:cs="Times New Roman"/>
          <w:lang w:val="en-US"/>
        </w:rPr>
        <w:t>Distribution is about the macro distribution</w:t>
      </w:r>
    </w:p>
    <w:p w14:paraId="0EC6F260" w14:textId="0EF4A40E" w:rsidR="00423669" w:rsidRDefault="00423669" w:rsidP="00423669">
      <w:pPr>
        <w:pStyle w:val="ListParagraph"/>
        <w:numPr>
          <w:ilvl w:val="0"/>
          <w:numId w:val="4"/>
        </w:numPr>
        <w:spacing w:line="360" w:lineRule="auto"/>
        <w:jc w:val="both"/>
        <w:rPr>
          <w:rFonts w:ascii="Times New Roman" w:hAnsi="Times New Roman" w:cs="Times New Roman"/>
          <w:lang w:val="en-US"/>
        </w:rPr>
      </w:pPr>
      <w:r>
        <w:rPr>
          <w:rFonts w:ascii="Times New Roman" w:hAnsi="Times New Roman" w:cs="Times New Roman"/>
          <w:lang w:val="en-US"/>
        </w:rPr>
        <w:t xml:space="preserve">Proportionality model of injustice </w:t>
      </w:r>
      <w:r w:rsidRPr="00423669">
        <w:rPr>
          <w:rFonts w:ascii="Times New Roman" w:hAnsi="Times New Roman" w:cs="Times New Roman"/>
          <w:lang w:val="en-US"/>
        </w:rPr>
        <w:sym w:font="Wingdings" w:char="F0E0"/>
      </w:r>
      <w:r>
        <w:rPr>
          <w:rFonts w:ascii="Times New Roman" w:hAnsi="Times New Roman" w:cs="Times New Roman"/>
          <w:lang w:val="en-US"/>
        </w:rPr>
        <w:t xml:space="preserve"> Fricker talks about this in the book</w:t>
      </w:r>
    </w:p>
    <w:p w14:paraId="68BDBA68" w14:textId="788FF84B" w:rsidR="00423669" w:rsidRDefault="00423669" w:rsidP="00423669">
      <w:pPr>
        <w:pStyle w:val="ListParagraph"/>
        <w:numPr>
          <w:ilvl w:val="1"/>
          <w:numId w:val="4"/>
        </w:numPr>
        <w:spacing w:line="360" w:lineRule="auto"/>
        <w:jc w:val="both"/>
        <w:rPr>
          <w:rFonts w:ascii="Times New Roman" w:hAnsi="Times New Roman" w:cs="Times New Roman"/>
          <w:lang w:val="en-US"/>
        </w:rPr>
      </w:pPr>
      <w:r>
        <w:rPr>
          <w:rFonts w:ascii="Times New Roman" w:hAnsi="Times New Roman" w:cs="Times New Roman"/>
          <w:lang w:val="en-US"/>
        </w:rPr>
        <w:t xml:space="preserve">But relational inequality in the background </w:t>
      </w:r>
    </w:p>
    <w:p w14:paraId="0ADFA65B" w14:textId="314F66B3" w:rsidR="007F724A" w:rsidRDefault="008F3F07" w:rsidP="007F724A">
      <w:pPr>
        <w:pStyle w:val="ListParagraph"/>
        <w:numPr>
          <w:ilvl w:val="0"/>
          <w:numId w:val="4"/>
        </w:numPr>
        <w:spacing w:line="360" w:lineRule="auto"/>
        <w:jc w:val="both"/>
        <w:rPr>
          <w:rFonts w:ascii="Times New Roman" w:hAnsi="Times New Roman" w:cs="Times New Roman"/>
          <w:lang w:val="en-US"/>
        </w:rPr>
      </w:pPr>
      <w:r>
        <w:rPr>
          <w:rFonts w:ascii="Times New Roman" w:hAnsi="Times New Roman" w:cs="Times New Roman"/>
          <w:lang w:val="en-US"/>
        </w:rPr>
        <w:t xml:space="preserve">Fricker is more about resistance to </w:t>
      </w:r>
      <w:proofErr w:type="gramStart"/>
      <w:r>
        <w:rPr>
          <w:rFonts w:ascii="Times New Roman" w:hAnsi="Times New Roman" w:cs="Times New Roman"/>
          <w:lang w:val="en-US"/>
        </w:rPr>
        <w:t>counter-example</w:t>
      </w:r>
      <w:proofErr w:type="gramEnd"/>
      <w:r>
        <w:rPr>
          <w:rFonts w:ascii="Times New Roman" w:hAnsi="Times New Roman" w:cs="Times New Roman"/>
          <w:lang w:val="en-US"/>
        </w:rPr>
        <w:t xml:space="preserve"> </w:t>
      </w:r>
    </w:p>
    <w:p w14:paraId="4B576D3C" w14:textId="0EEE945B" w:rsidR="008F3F07" w:rsidRDefault="008F3F07" w:rsidP="007F724A">
      <w:pPr>
        <w:pStyle w:val="ListParagraph"/>
        <w:numPr>
          <w:ilvl w:val="0"/>
          <w:numId w:val="4"/>
        </w:numPr>
        <w:spacing w:line="360" w:lineRule="auto"/>
        <w:jc w:val="both"/>
        <w:rPr>
          <w:rFonts w:ascii="Times New Roman" w:hAnsi="Times New Roman" w:cs="Times New Roman"/>
          <w:lang w:val="en-US"/>
        </w:rPr>
      </w:pPr>
      <w:r>
        <w:rPr>
          <w:rFonts w:ascii="Times New Roman" w:hAnsi="Times New Roman" w:cs="Times New Roman"/>
          <w:lang w:val="en-US"/>
        </w:rPr>
        <w:t xml:space="preserve">Obligation to seek out evidence from </w:t>
      </w:r>
      <w:proofErr w:type="spellStart"/>
      <w:r>
        <w:rPr>
          <w:rFonts w:ascii="Times New Roman" w:hAnsi="Times New Roman" w:cs="Times New Roman"/>
          <w:lang w:val="en-US"/>
        </w:rPr>
        <w:t>marginalised</w:t>
      </w:r>
      <w:proofErr w:type="spellEnd"/>
      <w:r>
        <w:rPr>
          <w:rFonts w:ascii="Times New Roman" w:hAnsi="Times New Roman" w:cs="Times New Roman"/>
          <w:lang w:val="en-US"/>
        </w:rPr>
        <w:t xml:space="preserve"> social groups </w:t>
      </w:r>
    </w:p>
    <w:p w14:paraId="692E0417" w14:textId="2CDB6221" w:rsidR="00841D8B" w:rsidRPr="00A74661" w:rsidRDefault="00CA7B3A" w:rsidP="00841D8B">
      <w:pPr>
        <w:pStyle w:val="ListParagraph"/>
        <w:numPr>
          <w:ilvl w:val="1"/>
          <w:numId w:val="4"/>
        </w:numPr>
        <w:spacing w:line="360" w:lineRule="auto"/>
        <w:jc w:val="both"/>
        <w:rPr>
          <w:rFonts w:ascii="Times New Roman" w:hAnsi="Times New Roman" w:cs="Times New Roman"/>
          <w:lang w:val="en-US"/>
        </w:rPr>
      </w:pPr>
      <w:r>
        <w:rPr>
          <w:rFonts w:ascii="Times New Roman" w:hAnsi="Times New Roman" w:cs="Times New Roman"/>
          <w:lang w:val="en-US"/>
        </w:rPr>
        <w:t>Is this a policeman</w:t>
      </w:r>
    </w:p>
    <w:sectPr w:rsidR="00841D8B" w:rsidRPr="00A7466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Gail Leckie" w:date="2025-02-13T13:35:00Z" w:initials="GL">
    <w:p w14:paraId="706C4635" w14:textId="4926B193" w:rsidR="005C2F07" w:rsidRDefault="005C2F07">
      <w:pPr>
        <w:pStyle w:val="CommentText"/>
      </w:pPr>
      <w:r>
        <w:rPr>
          <w:rStyle w:val="CommentReference"/>
        </w:rPr>
        <w:annotationRef/>
      </w:r>
      <w:r>
        <w:t xml:space="preserve">Isn’t the difference that there’s no deficit or lack of proportionality in the PhD case, just the harm.  But there’s deficit in the B/G case.  It isn’t to do with whether the goods are pistemic or not.  </w:t>
      </w:r>
    </w:p>
  </w:comment>
  <w:comment w:id="5" w:author="Gail Leckie" w:date="2025-02-13T13:36:00Z" w:initials="GL">
    <w:p w14:paraId="6C7722A0" w14:textId="3ED01AB3" w:rsidR="005C2F07" w:rsidRDefault="005C2F07">
      <w:pPr>
        <w:pStyle w:val="CommentText"/>
      </w:pPr>
      <w:r>
        <w:rPr>
          <w:rStyle w:val="CommentReference"/>
        </w:rPr>
        <w:annotationRef/>
      </w:r>
      <w:r>
        <w:t>It’s ok for H’s background evidence about S’s general truthfulness and expertise to bear</w:t>
      </w:r>
      <w:r w:rsidR="00C5416F">
        <w:t xml:space="preserve"> right.  So S1 has a law degree and S2 doesn’t, fine to have different confidence in their testimony even when both have same evidence.</w:t>
      </w:r>
    </w:p>
  </w:comment>
  <w:comment w:id="6" w:author="Gail Leckie" w:date="2025-02-13T13:38:00Z" w:initials="GL">
    <w:p w14:paraId="23825D61" w14:textId="36851CE7" w:rsidR="005C2F07" w:rsidRDefault="005C2F07">
      <w:pPr>
        <w:pStyle w:val="CommentText"/>
      </w:pPr>
      <w:r>
        <w:rPr>
          <w:rStyle w:val="CommentReference"/>
        </w:rPr>
        <w:annotationRef/>
      </w:r>
      <w:r>
        <w:t>So the hearer has evidence that speaker is lying – fluster is evidence of lying, just not conclusive evidence.  I don’t see how this threatens HO1</w:t>
      </w:r>
    </w:p>
  </w:comment>
  <w:comment w:id="7" w:author="Gail Leckie" w:date="2025-02-13T13:42:00Z" w:initials="GL">
    <w:p w14:paraId="7E493203" w14:textId="51B74B7F" w:rsidR="00C5416F" w:rsidRDefault="00C5416F">
      <w:pPr>
        <w:pStyle w:val="CommentText"/>
      </w:pPr>
      <w:r>
        <w:rPr>
          <w:rStyle w:val="CommentReference"/>
        </w:rPr>
        <w:annotationRef/>
      </w:r>
      <w:r>
        <w:t>Isn’t it the ones that are resistant to counterevidence that are disallowed by F?</w:t>
      </w:r>
    </w:p>
  </w:comment>
  <w:comment w:id="8" w:author="Gail Leckie" w:date="2025-02-13T13:40:00Z" w:initials="GL">
    <w:p w14:paraId="134477C2" w14:textId="58C7A671" w:rsidR="00C5416F" w:rsidRDefault="00C5416F">
      <w:pPr>
        <w:pStyle w:val="CommentText"/>
      </w:pPr>
      <w:r>
        <w:rPr>
          <w:rStyle w:val="CommentReference"/>
        </w:rPr>
        <w:annotationRef/>
      </w:r>
      <w:r>
        <w:t>Interesting  - are id  based judgements ok when correct and evidentially grounded.  If black athletes do run faster on average than white and we have evidence of this, is it prejudiced to raise credence the black athlete will go faster in a race?  I think opinion might be divided on that.</w:t>
      </w:r>
    </w:p>
  </w:comment>
  <w:comment w:id="20" w:author="Gail Leckie" w:date="2025-02-13T13:48:00Z" w:initials="GL">
    <w:p w14:paraId="78136DC1" w14:textId="48952FE7" w:rsidR="00D76CBF" w:rsidRDefault="00D76CBF">
      <w:pPr>
        <w:pStyle w:val="CommentText"/>
      </w:pPr>
      <w:r>
        <w:rPr>
          <w:rStyle w:val="CommentReference"/>
        </w:rPr>
        <w:annotationRef/>
      </w:r>
      <w:r>
        <w:t xml:space="preserve">This sounds like </w:t>
      </w:r>
      <w:r>
        <w:t>oblig to the audience though?</w:t>
      </w:r>
    </w:p>
  </w:comment>
  <w:comment w:id="22" w:author="Gail Leckie" w:date="2025-02-13T13:49:00Z" w:initials="GL">
    <w:p w14:paraId="56536B52" w14:textId="46504201" w:rsidR="00D76CBF" w:rsidRDefault="00D76CBF">
      <w:pPr>
        <w:pStyle w:val="CommentText"/>
      </w:pPr>
      <w:r>
        <w:rPr>
          <w:rStyle w:val="CommentReference"/>
        </w:rPr>
        <w:annotationRef/>
      </w:r>
      <w:r>
        <w:t xml:space="preserve">But </w:t>
      </w:r>
      <w:r w:rsidR="000E216E">
        <w:t xml:space="preserve">she could specify it is the speaker.  </w:t>
      </w:r>
    </w:p>
  </w:comment>
  <w:comment w:id="23" w:author="Gail Leckie" w:date="2025-02-13T13:50:00Z" w:initials="GL">
    <w:p w14:paraId="2BB06B2F" w14:textId="67A4EEFE" w:rsidR="000E216E" w:rsidRDefault="000E216E">
      <w:pPr>
        <w:pStyle w:val="CommentText"/>
      </w:pPr>
      <w:r>
        <w:rPr>
          <w:rStyle w:val="CommentReference"/>
        </w:rPr>
        <w:annotationRef/>
      </w:r>
      <w:r>
        <w:t xml:space="preserve">Can’t it be both?  </w:t>
      </w:r>
    </w:p>
  </w:comment>
  <w:comment w:id="26" w:author="Gail Leckie" w:date="2025-02-13T13:52:00Z" w:initials="GL">
    <w:p w14:paraId="51B175FC" w14:textId="439ADA7C" w:rsidR="000E216E" w:rsidRDefault="000E216E">
      <w:pPr>
        <w:pStyle w:val="CommentText"/>
      </w:pPr>
      <w:r>
        <w:rPr>
          <w:rStyle w:val="CommentReference"/>
        </w:rPr>
        <w:annotationRef/>
      </w:r>
      <w:r>
        <w:t>Do you think differently for someone who has ended up in a country they don’t speak the language not by choice? Many states do provide interpreters and free language classes.</w:t>
      </w:r>
    </w:p>
  </w:comment>
  <w:comment w:id="27" w:author="Gail Leckie" w:date="2025-02-13T13:54:00Z" w:initials="GL">
    <w:p w14:paraId="26BCB0C6" w14:textId="65C04F95" w:rsidR="000E216E" w:rsidRDefault="000E216E">
      <w:pPr>
        <w:pStyle w:val="CommentText"/>
      </w:pPr>
      <w:r>
        <w:rPr>
          <w:rStyle w:val="CommentReference"/>
        </w:rPr>
        <w:annotationRef/>
      </w:r>
      <w:r>
        <w:t xml:space="preserve">This does not exhaust the harm of not being treated as a knower, being objectivity, dehumanized, not listened to.  It isn’t even the main part of that harm.  </w:t>
      </w:r>
    </w:p>
  </w:comment>
  <w:comment w:id="28" w:author="Gail Leckie" w:date="2025-02-13T13:55:00Z" w:initials="GL">
    <w:p w14:paraId="1868511F" w14:textId="77777777" w:rsidR="000E216E" w:rsidRDefault="000E216E">
      <w:pPr>
        <w:pStyle w:val="CommentText"/>
      </w:pPr>
      <w:r>
        <w:rPr>
          <w:rStyle w:val="CommentReference"/>
        </w:rPr>
        <w:annotationRef/>
      </w:r>
      <w:r>
        <w:t xml:space="preserve">Although you might think they are goods for society </w:t>
      </w:r>
      <w:r>
        <w:t xml:space="preserve">arather than for the individual.  We all benefit epistemically from living in a society of educated people.  </w:t>
      </w:r>
    </w:p>
    <w:p w14:paraId="1DBA0430" w14:textId="204F53E0" w:rsidR="000E216E" w:rsidRDefault="000E216E">
      <w:pPr>
        <w:pStyle w:val="CommentText"/>
      </w:pPr>
    </w:p>
  </w:comment>
  <w:comment w:id="29" w:author="Gail Leckie" w:date="2025-02-13T13:57:00Z" w:initials="GL">
    <w:p w14:paraId="1E51833B" w14:textId="18BF459F" w:rsidR="000E216E" w:rsidRDefault="000E216E">
      <w:pPr>
        <w:pStyle w:val="CommentText"/>
      </w:pPr>
      <w:r>
        <w:rPr>
          <w:rStyle w:val="CommentReference"/>
        </w:rPr>
        <w:annotationRef/>
      </w:r>
      <w:r>
        <w:t>Why does this mean it is not epistemic?  Is the idea that it is evidence the harm is secondary?</w:t>
      </w:r>
    </w:p>
  </w:comment>
  <w:comment w:id="32" w:author="Gail Leckie" w:date="2025-02-13T13:59:00Z" w:initials="GL">
    <w:p w14:paraId="13436FEF" w14:textId="51FDA4E7" w:rsidR="000E216E" w:rsidRDefault="000E216E">
      <w:pPr>
        <w:pStyle w:val="CommentText"/>
      </w:pPr>
      <w:r>
        <w:rPr>
          <w:rStyle w:val="CommentReference"/>
        </w:rPr>
        <w:annotationRef/>
      </w:r>
      <w:r>
        <w:t xml:space="preserve">I’m not sure </w:t>
      </w:r>
      <w:r>
        <w:t>Coady is right here.  How does Fricker reply?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6C4635" w15:done="0"/>
  <w15:commentEx w15:paraId="6C7722A0" w15:done="0"/>
  <w15:commentEx w15:paraId="23825D61" w15:done="0"/>
  <w15:commentEx w15:paraId="7E493203" w15:done="0"/>
  <w15:commentEx w15:paraId="134477C2" w15:done="0"/>
  <w15:commentEx w15:paraId="78136DC1" w15:done="0"/>
  <w15:commentEx w15:paraId="56536B52" w15:done="0"/>
  <w15:commentEx w15:paraId="2BB06B2F" w15:done="0"/>
  <w15:commentEx w15:paraId="51B175FC" w15:done="0"/>
  <w15:commentEx w15:paraId="26BCB0C6" w15:done="0"/>
  <w15:commentEx w15:paraId="1DBA0430" w15:done="0"/>
  <w15:commentEx w15:paraId="1E51833B" w15:done="0"/>
  <w15:commentEx w15:paraId="13436FE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6C4635" w16cid:durableId="2B587389"/>
  <w16cid:commentId w16cid:paraId="6C7722A0" w16cid:durableId="2B5873EE"/>
  <w16cid:commentId w16cid:paraId="23825D61" w16cid:durableId="2B58745B"/>
  <w16cid:commentId w16cid:paraId="7E493203" w16cid:durableId="2B58755C"/>
  <w16cid:commentId w16cid:paraId="134477C2" w16cid:durableId="2B5874C2"/>
  <w16cid:commentId w16cid:paraId="78136DC1" w16cid:durableId="2B5876CB"/>
  <w16cid:commentId w16cid:paraId="56536B52" w16cid:durableId="2B5876F0"/>
  <w16cid:commentId w16cid:paraId="2BB06B2F" w16cid:durableId="2B587737"/>
  <w16cid:commentId w16cid:paraId="51B175FC" w16cid:durableId="2B587782"/>
  <w16cid:commentId w16cid:paraId="26BCB0C6" w16cid:durableId="2B587820"/>
  <w16cid:commentId w16cid:paraId="1DBA0430" w16cid:durableId="2B587869"/>
  <w16cid:commentId w16cid:paraId="1E51833B" w16cid:durableId="2B5878D0"/>
  <w16cid:commentId w16cid:paraId="13436FEF" w16cid:durableId="2B58793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C98CF" w14:textId="77777777" w:rsidR="00893916" w:rsidRDefault="00893916" w:rsidP="003547E2">
      <w:r>
        <w:separator/>
      </w:r>
    </w:p>
  </w:endnote>
  <w:endnote w:type="continuationSeparator" w:id="0">
    <w:p w14:paraId="0F75C955" w14:textId="77777777" w:rsidR="00893916" w:rsidRDefault="00893916" w:rsidP="00354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66458" w14:textId="77777777" w:rsidR="00893916" w:rsidRDefault="00893916" w:rsidP="003547E2">
      <w:r>
        <w:separator/>
      </w:r>
    </w:p>
  </w:footnote>
  <w:footnote w:type="continuationSeparator" w:id="0">
    <w:p w14:paraId="27FC542D" w14:textId="77777777" w:rsidR="00893916" w:rsidRDefault="00893916" w:rsidP="003547E2">
      <w:r>
        <w:continuationSeparator/>
      </w:r>
    </w:p>
  </w:footnote>
  <w:footnote w:id="1">
    <w:p w14:paraId="08F09062" w14:textId="31D27B4A" w:rsidR="003547E2" w:rsidRPr="006044CB" w:rsidRDefault="003547E2">
      <w:pPr>
        <w:pStyle w:val="FootnoteText"/>
        <w:rPr>
          <w:rFonts w:ascii="Times New Roman" w:hAnsi="Times New Roman" w:cs="Times New Roman"/>
          <w:lang w:val="en-US"/>
        </w:rPr>
      </w:pPr>
      <w:r w:rsidRPr="006044CB">
        <w:rPr>
          <w:rStyle w:val="FootnoteReference"/>
          <w:rFonts w:ascii="Times New Roman" w:hAnsi="Times New Roman" w:cs="Times New Roman"/>
        </w:rPr>
        <w:footnoteRef/>
      </w:r>
      <w:r w:rsidRPr="006044CB">
        <w:rPr>
          <w:rFonts w:ascii="Times New Roman" w:hAnsi="Times New Roman" w:cs="Times New Roman"/>
        </w:rPr>
        <w:t xml:space="preserve"> </w:t>
      </w:r>
      <w:r w:rsidR="006044CB" w:rsidRPr="006044CB">
        <w:rPr>
          <w:rFonts w:ascii="Times New Roman" w:hAnsi="Times New Roman" w:cs="Times New Roman"/>
        </w:rPr>
        <w:t xml:space="preserve">Fricker, M. (2007) ‘Introduction’, in </w:t>
      </w:r>
      <w:r w:rsidR="006044CB" w:rsidRPr="006044CB">
        <w:rPr>
          <w:rFonts w:ascii="Times New Roman" w:hAnsi="Times New Roman" w:cs="Times New Roman"/>
          <w:i/>
          <w:iCs/>
        </w:rPr>
        <w:t>Epistemic Injustice</w:t>
      </w:r>
      <w:r w:rsidR="006044CB" w:rsidRPr="006044CB">
        <w:rPr>
          <w:rFonts w:ascii="Times New Roman" w:hAnsi="Times New Roman" w:cs="Times New Roman"/>
        </w:rPr>
        <w:t>. Oxford: Oxford University Press, pp. 1–20.</w:t>
      </w:r>
    </w:p>
  </w:footnote>
  <w:footnote w:id="2">
    <w:p w14:paraId="27660973" w14:textId="3150BF4A" w:rsidR="00717BEC" w:rsidRPr="006044CB" w:rsidRDefault="00717BEC">
      <w:pPr>
        <w:pStyle w:val="FootnoteText"/>
        <w:rPr>
          <w:rFonts w:ascii="Times New Roman" w:hAnsi="Times New Roman" w:cs="Times New Roman"/>
          <w:lang w:val="en-US"/>
        </w:rPr>
      </w:pPr>
      <w:r w:rsidRPr="006044CB">
        <w:rPr>
          <w:rStyle w:val="FootnoteReference"/>
          <w:rFonts w:ascii="Times New Roman" w:hAnsi="Times New Roman" w:cs="Times New Roman"/>
        </w:rPr>
        <w:footnoteRef/>
      </w:r>
      <w:r w:rsidRPr="006044CB">
        <w:rPr>
          <w:rFonts w:ascii="Times New Roman" w:hAnsi="Times New Roman" w:cs="Times New Roman"/>
        </w:rPr>
        <w:t xml:space="preserve"> </w:t>
      </w:r>
      <w:r w:rsidR="006044CB" w:rsidRPr="006044CB">
        <w:rPr>
          <w:rFonts w:ascii="Times New Roman" w:hAnsi="Times New Roman" w:cs="Times New Roman"/>
        </w:rPr>
        <w:t xml:space="preserve">Fricker, M. (2007) ‘Testimonial Injustice’, in </w:t>
      </w:r>
      <w:r w:rsidR="006044CB" w:rsidRPr="006044CB">
        <w:rPr>
          <w:rFonts w:ascii="Times New Roman" w:hAnsi="Times New Roman" w:cs="Times New Roman"/>
          <w:i/>
          <w:iCs/>
        </w:rPr>
        <w:t>Epistemic Injustice</w:t>
      </w:r>
      <w:r w:rsidR="006044CB" w:rsidRPr="006044CB">
        <w:rPr>
          <w:rFonts w:ascii="Times New Roman" w:hAnsi="Times New Roman" w:cs="Times New Roman"/>
        </w:rPr>
        <w:t>. Oxford: Oxford University Press, pp. 21–60.</w:t>
      </w:r>
    </w:p>
  </w:footnote>
  <w:footnote w:id="3">
    <w:p w14:paraId="2FE30D05" w14:textId="4EC50B04" w:rsidR="00717BEC" w:rsidRPr="00717BEC" w:rsidRDefault="00717BEC">
      <w:pPr>
        <w:pStyle w:val="FootnoteText"/>
        <w:rPr>
          <w:lang w:val="en-US"/>
        </w:rPr>
      </w:pPr>
      <w:r w:rsidRPr="006044CB">
        <w:rPr>
          <w:rStyle w:val="FootnoteReference"/>
          <w:rFonts w:ascii="Times New Roman" w:hAnsi="Times New Roman" w:cs="Times New Roman"/>
        </w:rPr>
        <w:footnoteRef/>
      </w:r>
      <w:r w:rsidRPr="006044CB">
        <w:rPr>
          <w:rFonts w:ascii="Times New Roman" w:hAnsi="Times New Roman" w:cs="Times New Roman"/>
        </w:rPr>
        <w:t xml:space="preserve"> </w:t>
      </w:r>
      <w:r w:rsidR="006044CB" w:rsidRPr="006044CB">
        <w:rPr>
          <w:rFonts w:ascii="Times New Roman" w:hAnsi="Times New Roman" w:cs="Times New Roman"/>
        </w:rPr>
        <w:t xml:space="preserve">Fricker, M. (2007) ‘Testimonial Injustice’, in </w:t>
      </w:r>
      <w:r w:rsidR="006044CB" w:rsidRPr="006044CB">
        <w:rPr>
          <w:rFonts w:ascii="Times New Roman" w:hAnsi="Times New Roman" w:cs="Times New Roman"/>
          <w:i/>
          <w:iCs/>
        </w:rPr>
        <w:t>Epistemic Injustice</w:t>
      </w:r>
      <w:r w:rsidR="006044CB" w:rsidRPr="006044CB">
        <w:rPr>
          <w:rFonts w:ascii="Times New Roman" w:hAnsi="Times New Roman" w:cs="Times New Roman"/>
        </w:rPr>
        <w:t>. Oxford: Oxford University Press, pp. 21–60.</w:t>
      </w:r>
    </w:p>
  </w:footnote>
  <w:footnote w:id="4">
    <w:p w14:paraId="65A5A031" w14:textId="4D3E380D" w:rsidR="006044CB" w:rsidRPr="006044CB" w:rsidRDefault="006044CB">
      <w:pPr>
        <w:pStyle w:val="FootnoteText"/>
        <w:rPr>
          <w:rFonts w:ascii="Times New Roman" w:hAnsi="Times New Roman" w:cs="Times New Roman"/>
          <w:lang w:val="en-US"/>
        </w:rPr>
      </w:pPr>
      <w:r w:rsidRPr="006044CB">
        <w:rPr>
          <w:rStyle w:val="FootnoteReference"/>
          <w:rFonts w:ascii="Times New Roman" w:hAnsi="Times New Roman" w:cs="Times New Roman"/>
        </w:rPr>
        <w:footnoteRef/>
      </w:r>
      <w:r w:rsidRPr="006044CB">
        <w:rPr>
          <w:rFonts w:ascii="Times New Roman" w:hAnsi="Times New Roman" w:cs="Times New Roman"/>
        </w:rPr>
        <w:t xml:space="preserve"> Maitra, </w:t>
      </w:r>
      <w:proofErr w:type="spellStart"/>
      <w:r w:rsidRPr="006044CB">
        <w:rPr>
          <w:rFonts w:ascii="Times New Roman" w:hAnsi="Times New Roman" w:cs="Times New Roman"/>
        </w:rPr>
        <w:t>Ishani</w:t>
      </w:r>
      <w:proofErr w:type="spellEnd"/>
      <w:r w:rsidRPr="006044CB">
        <w:rPr>
          <w:rFonts w:ascii="Times New Roman" w:hAnsi="Times New Roman" w:cs="Times New Roman"/>
        </w:rPr>
        <w:t xml:space="preserve"> (2010). The nature of epistemic injustice. Philosophical Books 51, 195-211.</w:t>
      </w:r>
    </w:p>
  </w:footnote>
  <w:footnote w:id="5">
    <w:p w14:paraId="140AAE9A" w14:textId="4A981BB7" w:rsidR="006044CB" w:rsidRPr="006044CB" w:rsidRDefault="006044CB">
      <w:pPr>
        <w:pStyle w:val="FootnoteText"/>
        <w:rPr>
          <w:rFonts w:ascii="Times New Roman" w:hAnsi="Times New Roman" w:cs="Times New Roman"/>
          <w:lang w:val="en-US"/>
        </w:rPr>
      </w:pPr>
      <w:r w:rsidRPr="006044CB">
        <w:rPr>
          <w:rStyle w:val="FootnoteReference"/>
          <w:rFonts w:ascii="Times New Roman" w:hAnsi="Times New Roman" w:cs="Times New Roman"/>
        </w:rPr>
        <w:footnoteRef/>
      </w:r>
      <w:r w:rsidRPr="006044CB">
        <w:rPr>
          <w:rFonts w:ascii="Times New Roman" w:hAnsi="Times New Roman" w:cs="Times New Roman"/>
        </w:rPr>
        <w:t xml:space="preserve"> Goldman, A. (1999) ‘Internalism exposed’, </w:t>
      </w:r>
      <w:r w:rsidRPr="006044CB">
        <w:rPr>
          <w:rFonts w:ascii="Times New Roman" w:hAnsi="Times New Roman" w:cs="Times New Roman"/>
          <w:i/>
          <w:iCs/>
        </w:rPr>
        <w:t>Journal of Philosophy</w:t>
      </w:r>
      <w:r w:rsidRPr="006044CB">
        <w:rPr>
          <w:rFonts w:ascii="Times New Roman" w:hAnsi="Times New Roman" w:cs="Times New Roman"/>
        </w:rPr>
        <w:t>, 96(6), pp. 271–293.</w:t>
      </w:r>
    </w:p>
  </w:footnote>
  <w:footnote w:id="6">
    <w:p w14:paraId="7EA29318" w14:textId="4B139494" w:rsidR="006044CB" w:rsidRPr="006044CB" w:rsidRDefault="006044CB">
      <w:pPr>
        <w:pStyle w:val="FootnoteText"/>
        <w:rPr>
          <w:lang w:val="en-US"/>
        </w:rPr>
      </w:pPr>
      <w:r w:rsidRPr="006044CB">
        <w:rPr>
          <w:rStyle w:val="FootnoteReference"/>
          <w:rFonts w:ascii="Times New Roman" w:hAnsi="Times New Roman" w:cs="Times New Roman"/>
        </w:rPr>
        <w:footnoteRef/>
      </w:r>
      <w:r w:rsidRPr="006044CB">
        <w:rPr>
          <w:rFonts w:ascii="Times New Roman" w:hAnsi="Times New Roman" w:cs="Times New Roman"/>
        </w:rPr>
        <w:t xml:space="preserve"> Williamson, T. (2007) ‘On being justified in one’s head’, in Timmons, M., Greco, J. and Mele, A.R. (eds.) </w:t>
      </w:r>
      <w:r w:rsidRPr="006044CB">
        <w:rPr>
          <w:rFonts w:ascii="Times New Roman" w:hAnsi="Times New Roman" w:cs="Times New Roman"/>
          <w:i/>
          <w:iCs/>
        </w:rPr>
        <w:t>Rationality and the Good</w:t>
      </w:r>
      <w:r w:rsidRPr="006044CB">
        <w:rPr>
          <w:rFonts w:ascii="Times New Roman" w:hAnsi="Times New Roman" w:cs="Times New Roman"/>
        </w:rPr>
        <w:t>. Oxford: Oxford University Press.</w:t>
      </w:r>
    </w:p>
  </w:footnote>
  <w:footnote w:id="7">
    <w:p w14:paraId="3861F988" w14:textId="78C5538B" w:rsidR="006044CB" w:rsidRPr="006044CB" w:rsidRDefault="006044CB">
      <w:pPr>
        <w:pStyle w:val="FootnoteText"/>
        <w:rPr>
          <w:rFonts w:ascii="Times New Roman" w:hAnsi="Times New Roman" w:cs="Times New Roman"/>
          <w:lang w:val="en-US"/>
        </w:rPr>
      </w:pPr>
      <w:r w:rsidRPr="006044CB">
        <w:rPr>
          <w:rStyle w:val="FootnoteReference"/>
          <w:rFonts w:ascii="Times New Roman" w:hAnsi="Times New Roman" w:cs="Times New Roman"/>
        </w:rPr>
        <w:footnoteRef/>
      </w:r>
      <w:r w:rsidRPr="006044CB">
        <w:rPr>
          <w:rFonts w:ascii="Times New Roman" w:hAnsi="Times New Roman" w:cs="Times New Roman"/>
        </w:rPr>
        <w:t xml:space="preserve"> Coady, D. (2010) ‘Two concepts of epistemic injustice’, </w:t>
      </w:r>
      <w:r w:rsidRPr="006044CB">
        <w:rPr>
          <w:rFonts w:ascii="Times New Roman" w:hAnsi="Times New Roman" w:cs="Times New Roman"/>
          <w:i/>
          <w:iCs/>
        </w:rPr>
        <w:t>Episteme</w:t>
      </w:r>
      <w:r w:rsidRPr="006044CB">
        <w:rPr>
          <w:rFonts w:ascii="Times New Roman" w:hAnsi="Times New Roman" w:cs="Times New Roman"/>
        </w:rPr>
        <w:t>, 7(2), pp. 101–113.</w:t>
      </w:r>
    </w:p>
  </w:footnote>
  <w:footnote w:id="8">
    <w:p w14:paraId="2EEA0718" w14:textId="43F11A51" w:rsidR="006044CB" w:rsidRPr="006044CB" w:rsidRDefault="006044CB">
      <w:pPr>
        <w:pStyle w:val="FootnoteText"/>
        <w:rPr>
          <w:rFonts w:ascii="Times New Roman" w:hAnsi="Times New Roman" w:cs="Times New Roman"/>
          <w:lang w:val="en-US"/>
        </w:rPr>
      </w:pPr>
      <w:r w:rsidRPr="006044CB">
        <w:rPr>
          <w:rStyle w:val="FootnoteReference"/>
          <w:rFonts w:ascii="Times New Roman" w:hAnsi="Times New Roman" w:cs="Times New Roman"/>
        </w:rPr>
        <w:footnoteRef/>
      </w:r>
      <w:r w:rsidRPr="006044CB">
        <w:rPr>
          <w:rFonts w:ascii="Times New Roman" w:hAnsi="Times New Roman" w:cs="Times New Roman"/>
        </w:rPr>
        <w:t xml:space="preserve"> Coady, D. (2010) ‘Two concepts of epistemic injustice’, </w:t>
      </w:r>
      <w:r w:rsidRPr="006044CB">
        <w:rPr>
          <w:rFonts w:ascii="Times New Roman" w:hAnsi="Times New Roman" w:cs="Times New Roman"/>
          <w:i/>
          <w:iCs/>
        </w:rPr>
        <w:t>Episteme</w:t>
      </w:r>
      <w:r w:rsidRPr="006044CB">
        <w:rPr>
          <w:rFonts w:ascii="Times New Roman" w:hAnsi="Times New Roman" w:cs="Times New Roman"/>
        </w:rPr>
        <w:t>, 7(2), pp. 101–113.</w:t>
      </w:r>
    </w:p>
  </w:footnote>
  <w:footnote w:id="9">
    <w:p w14:paraId="08CFC484" w14:textId="687D8C68" w:rsidR="006044CB" w:rsidRPr="006044CB" w:rsidRDefault="006044CB">
      <w:pPr>
        <w:pStyle w:val="FootnoteText"/>
        <w:rPr>
          <w:rFonts w:ascii="Times New Roman" w:hAnsi="Times New Roman" w:cs="Times New Roman"/>
          <w:lang w:val="en-US"/>
        </w:rPr>
      </w:pPr>
      <w:r w:rsidRPr="006044CB">
        <w:rPr>
          <w:rStyle w:val="FootnoteReference"/>
          <w:rFonts w:ascii="Times New Roman" w:hAnsi="Times New Roman" w:cs="Times New Roman"/>
        </w:rPr>
        <w:footnoteRef/>
      </w:r>
      <w:r w:rsidRPr="006044CB">
        <w:rPr>
          <w:rFonts w:ascii="Times New Roman" w:hAnsi="Times New Roman" w:cs="Times New Roman"/>
        </w:rPr>
        <w:t xml:space="preserve"> Fricker, M. (2007) ‘Prejudice in a Credibility Economy’, in </w:t>
      </w:r>
      <w:r w:rsidRPr="006044CB">
        <w:rPr>
          <w:rFonts w:ascii="Times New Roman" w:hAnsi="Times New Roman" w:cs="Times New Roman"/>
          <w:i/>
          <w:iCs/>
        </w:rPr>
        <w:t>Epistemic Injustice</w:t>
      </w:r>
      <w:r w:rsidRPr="006044CB">
        <w:rPr>
          <w:rFonts w:ascii="Times New Roman" w:hAnsi="Times New Roman" w:cs="Times New Roman"/>
        </w:rPr>
        <w:t>. Oxford: Oxford University Press, pp. 61–98.</w:t>
      </w:r>
    </w:p>
  </w:footnote>
  <w:footnote w:id="10">
    <w:p w14:paraId="7FF7EA88" w14:textId="65F7DB85" w:rsidR="006044CB" w:rsidRPr="006044CB" w:rsidRDefault="006044CB">
      <w:pPr>
        <w:pStyle w:val="FootnoteText"/>
        <w:rPr>
          <w:rFonts w:ascii="Times New Roman" w:hAnsi="Times New Roman" w:cs="Times New Roman"/>
          <w:lang w:val="en-US"/>
        </w:rPr>
      </w:pPr>
      <w:r w:rsidRPr="006044CB">
        <w:rPr>
          <w:rStyle w:val="FootnoteReference"/>
          <w:rFonts w:ascii="Times New Roman" w:hAnsi="Times New Roman" w:cs="Times New Roman"/>
        </w:rPr>
        <w:footnoteRef/>
      </w:r>
      <w:r w:rsidRPr="006044CB">
        <w:rPr>
          <w:rFonts w:ascii="Times New Roman" w:hAnsi="Times New Roman" w:cs="Times New Roman"/>
        </w:rPr>
        <w:t xml:space="preserve"> Coady, D. (2010) ‘Two concepts of epistemic injustice’, </w:t>
      </w:r>
      <w:r w:rsidRPr="006044CB">
        <w:rPr>
          <w:rFonts w:ascii="Times New Roman" w:hAnsi="Times New Roman" w:cs="Times New Roman"/>
          <w:i/>
          <w:iCs/>
        </w:rPr>
        <w:t>Episteme</w:t>
      </w:r>
      <w:r w:rsidRPr="006044CB">
        <w:rPr>
          <w:rFonts w:ascii="Times New Roman" w:hAnsi="Times New Roman" w:cs="Times New Roman"/>
        </w:rPr>
        <w:t>, 7(2), pp. 101–113.</w:t>
      </w:r>
    </w:p>
  </w:footnote>
  <w:footnote w:id="11">
    <w:p w14:paraId="3A9BDDE3" w14:textId="1D08B1FC" w:rsidR="006044CB" w:rsidRPr="004F4444" w:rsidRDefault="006044CB">
      <w:pPr>
        <w:pStyle w:val="FootnoteText"/>
        <w:rPr>
          <w:rFonts w:ascii="Times New Roman" w:hAnsi="Times New Roman" w:cs="Times New Roman"/>
          <w:lang w:val="en-US"/>
        </w:rPr>
      </w:pPr>
      <w:r w:rsidRPr="006044CB">
        <w:rPr>
          <w:rStyle w:val="FootnoteReference"/>
          <w:rFonts w:ascii="Times New Roman" w:hAnsi="Times New Roman" w:cs="Times New Roman"/>
        </w:rPr>
        <w:footnoteRef/>
      </w:r>
      <w:r w:rsidRPr="006044CB">
        <w:rPr>
          <w:rFonts w:ascii="Times New Roman" w:hAnsi="Times New Roman" w:cs="Times New Roman"/>
        </w:rPr>
        <w:t xml:space="preserve"> Luzzi, Frederico (2016). Testimonial injustice without credibility deficit. Thought: A Journal of Philosophy </w:t>
      </w:r>
      <w:r w:rsidRPr="004F4444">
        <w:rPr>
          <w:rFonts w:ascii="Times New Roman" w:hAnsi="Times New Roman" w:cs="Times New Roman"/>
        </w:rPr>
        <w:t>5(3), 203-211.</w:t>
      </w:r>
    </w:p>
  </w:footnote>
  <w:footnote w:id="12">
    <w:p w14:paraId="6C0F7D7C" w14:textId="72F54FAF" w:rsidR="006044CB" w:rsidRPr="006044CB" w:rsidRDefault="006044CB">
      <w:pPr>
        <w:pStyle w:val="FootnoteText"/>
        <w:rPr>
          <w:lang w:val="en-US"/>
        </w:rPr>
      </w:pPr>
      <w:r w:rsidRPr="004F4444">
        <w:rPr>
          <w:rStyle w:val="FootnoteReference"/>
          <w:rFonts w:ascii="Times New Roman" w:hAnsi="Times New Roman" w:cs="Times New Roman"/>
        </w:rPr>
        <w:footnoteRef/>
      </w:r>
      <w:r w:rsidRPr="004F4444">
        <w:rPr>
          <w:rFonts w:ascii="Times New Roman" w:hAnsi="Times New Roman" w:cs="Times New Roman"/>
        </w:rPr>
        <w:t xml:space="preserve"> </w:t>
      </w:r>
      <w:r w:rsidR="004F4444" w:rsidRPr="004F4444">
        <w:rPr>
          <w:rFonts w:ascii="Times New Roman" w:hAnsi="Times New Roman" w:cs="Times New Roman"/>
        </w:rPr>
        <w:t xml:space="preserve">Anderson, E. (1999) ‘What is the point of equality?’, </w:t>
      </w:r>
      <w:r w:rsidR="004F4444" w:rsidRPr="004F4444">
        <w:rPr>
          <w:rFonts w:ascii="Times New Roman" w:hAnsi="Times New Roman" w:cs="Times New Roman"/>
          <w:i/>
          <w:iCs/>
        </w:rPr>
        <w:t>Ethics</w:t>
      </w:r>
      <w:r w:rsidR="004F4444" w:rsidRPr="004F4444">
        <w:rPr>
          <w:rFonts w:ascii="Times New Roman" w:hAnsi="Times New Roman" w:cs="Times New Roman"/>
        </w:rPr>
        <w:t>, 109(2), pp. 287–337.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70435"/>
    <w:multiLevelType w:val="hybridMultilevel"/>
    <w:tmpl w:val="2C2E6C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650718"/>
    <w:multiLevelType w:val="hybridMultilevel"/>
    <w:tmpl w:val="900EF0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70B03B2"/>
    <w:multiLevelType w:val="hybridMultilevel"/>
    <w:tmpl w:val="D9AC48A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F0C47F7"/>
    <w:multiLevelType w:val="hybridMultilevel"/>
    <w:tmpl w:val="48D0D01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48407760">
    <w:abstractNumId w:val="3"/>
  </w:num>
  <w:num w:numId="2" w16cid:durableId="1211957614">
    <w:abstractNumId w:val="1"/>
  </w:num>
  <w:num w:numId="3" w16cid:durableId="692343445">
    <w:abstractNumId w:val="2"/>
  </w:num>
  <w:num w:numId="4" w16cid:durableId="183822836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il Leckie">
    <w15:presenceInfo w15:providerId="None" w15:userId="Gail Leckie"/>
  </w15:person>
  <w15:person w15:author="Matthew Tan">
    <w15:presenceInfo w15:providerId="AD" w15:userId="S::jesu4583@ox.ac.uk::fa55fb69-c199-4d7d-bf4e-0db0aef5f5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800"/>
    <w:rsid w:val="00007680"/>
    <w:rsid w:val="00055B3F"/>
    <w:rsid w:val="00066C7D"/>
    <w:rsid w:val="000E216E"/>
    <w:rsid w:val="001835E9"/>
    <w:rsid w:val="001E0920"/>
    <w:rsid w:val="00296D7F"/>
    <w:rsid w:val="003406C3"/>
    <w:rsid w:val="003547E2"/>
    <w:rsid w:val="003A483A"/>
    <w:rsid w:val="00416D9F"/>
    <w:rsid w:val="00423669"/>
    <w:rsid w:val="00471375"/>
    <w:rsid w:val="004C5FEC"/>
    <w:rsid w:val="004F4444"/>
    <w:rsid w:val="004F5B0D"/>
    <w:rsid w:val="00545E67"/>
    <w:rsid w:val="00576F24"/>
    <w:rsid w:val="005940A3"/>
    <w:rsid w:val="005A755D"/>
    <w:rsid w:val="005C2F07"/>
    <w:rsid w:val="005D1BA9"/>
    <w:rsid w:val="005D3FA0"/>
    <w:rsid w:val="006044CB"/>
    <w:rsid w:val="0064345D"/>
    <w:rsid w:val="00663255"/>
    <w:rsid w:val="00672A70"/>
    <w:rsid w:val="00677B9B"/>
    <w:rsid w:val="006C0738"/>
    <w:rsid w:val="006C3E5A"/>
    <w:rsid w:val="006F53C3"/>
    <w:rsid w:val="00717BEC"/>
    <w:rsid w:val="00733855"/>
    <w:rsid w:val="00757803"/>
    <w:rsid w:val="00766D6E"/>
    <w:rsid w:val="00797311"/>
    <w:rsid w:val="007F1E33"/>
    <w:rsid w:val="007F724A"/>
    <w:rsid w:val="00841D8B"/>
    <w:rsid w:val="008928AD"/>
    <w:rsid w:val="00893916"/>
    <w:rsid w:val="00895B98"/>
    <w:rsid w:val="008F3F07"/>
    <w:rsid w:val="00947D20"/>
    <w:rsid w:val="009548A0"/>
    <w:rsid w:val="00967929"/>
    <w:rsid w:val="00981370"/>
    <w:rsid w:val="009C59E6"/>
    <w:rsid w:val="00A41A2F"/>
    <w:rsid w:val="00A60D47"/>
    <w:rsid w:val="00A74661"/>
    <w:rsid w:val="00AC21CA"/>
    <w:rsid w:val="00B00445"/>
    <w:rsid w:val="00B325B2"/>
    <w:rsid w:val="00BA6800"/>
    <w:rsid w:val="00BA7FAD"/>
    <w:rsid w:val="00C05D5F"/>
    <w:rsid w:val="00C24F3B"/>
    <w:rsid w:val="00C5416F"/>
    <w:rsid w:val="00CA7B3A"/>
    <w:rsid w:val="00D23382"/>
    <w:rsid w:val="00D667E4"/>
    <w:rsid w:val="00D76CBF"/>
    <w:rsid w:val="00DB651C"/>
    <w:rsid w:val="00E1189B"/>
    <w:rsid w:val="00E32D0B"/>
    <w:rsid w:val="00E963ED"/>
    <w:rsid w:val="00EB3326"/>
    <w:rsid w:val="00F53AFE"/>
    <w:rsid w:val="00FA4D01"/>
    <w:rsid w:val="00FF3B6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58DB9"/>
  <w15:chartTrackingRefBased/>
  <w15:docId w15:val="{A451F9C8-E281-FF47-9A93-192257A53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S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8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68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68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68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68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8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8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8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8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8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68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68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68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68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68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8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8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800"/>
    <w:rPr>
      <w:rFonts w:eastAsiaTheme="majorEastAsia" w:cstheme="majorBidi"/>
      <w:color w:val="272727" w:themeColor="text1" w:themeTint="D8"/>
    </w:rPr>
  </w:style>
  <w:style w:type="paragraph" w:styleId="Title">
    <w:name w:val="Title"/>
    <w:basedOn w:val="Normal"/>
    <w:next w:val="Normal"/>
    <w:link w:val="TitleChar"/>
    <w:uiPriority w:val="10"/>
    <w:qFormat/>
    <w:rsid w:val="00BA680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8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80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8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80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A6800"/>
    <w:rPr>
      <w:i/>
      <w:iCs/>
      <w:color w:val="404040" w:themeColor="text1" w:themeTint="BF"/>
    </w:rPr>
  </w:style>
  <w:style w:type="paragraph" w:styleId="ListParagraph">
    <w:name w:val="List Paragraph"/>
    <w:basedOn w:val="Normal"/>
    <w:uiPriority w:val="34"/>
    <w:qFormat/>
    <w:rsid w:val="00BA6800"/>
    <w:pPr>
      <w:ind w:left="720"/>
      <w:contextualSpacing/>
    </w:pPr>
  </w:style>
  <w:style w:type="character" w:styleId="IntenseEmphasis">
    <w:name w:val="Intense Emphasis"/>
    <w:basedOn w:val="DefaultParagraphFont"/>
    <w:uiPriority w:val="21"/>
    <w:qFormat/>
    <w:rsid w:val="00BA6800"/>
    <w:rPr>
      <w:i/>
      <w:iCs/>
      <w:color w:val="0F4761" w:themeColor="accent1" w:themeShade="BF"/>
    </w:rPr>
  </w:style>
  <w:style w:type="paragraph" w:styleId="IntenseQuote">
    <w:name w:val="Intense Quote"/>
    <w:basedOn w:val="Normal"/>
    <w:next w:val="Normal"/>
    <w:link w:val="IntenseQuoteChar"/>
    <w:uiPriority w:val="30"/>
    <w:qFormat/>
    <w:rsid w:val="00BA68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800"/>
    <w:rPr>
      <w:i/>
      <w:iCs/>
      <w:color w:val="0F4761" w:themeColor="accent1" w:themeShade="BF"/>
    </w:rPr>
  </w:style>
  <w:style w:type="character" w:styleId="IntenseReference">
    <w:name w:val="Intense Reference"/>
    <w:basedOn w:val="DefaultParagraphFont"/>
    <w:uiPriority w:val="32"/>
    <w:qFormat/>
    <w:rsid w:val="00BA6800"/>
    <w:rPr>
      <w:b/>
      <w:bCs/>
      <w:smallCaps/>
      <w:color w:val="0F4761" w:themeColor="accent1" w:themeShade="BF"/>
      <w:spacing w:val="5"/>
    </w:rPr>
  </w:style>
  <w:style w:type="paragraph" w:styleId="FootnoteText">
    <w:name w:val="footnote text"/>
    <w:basedOn w:val="Normal"/>
    <w:link w:val="FootnoteTextChar"/>
    <w:uiPriority w:val="99"/>
    <w:semiHidden/>
    <w:unhideWhenUsed/>
    <w:rsid w:val="003547E2"/>
    <w:rPr>
      <w:sz w:val="20"/>
      <w:szCs w:val="20"/>
    </w:rPr>
  </w:style>
  <w:style w:type="character" w:customStyle="1" w:styleId="FootnoteTextChar">
    <w:name w:val="Footnote Text Char"/>
    <w:basedOn w:val="DefaultParagraphFont"/>
    <w:link w:val="FootnoteText"/>
    <w:uiPriority w:val="99"/>
    <w:semiHidden/>
    <w:rsid w:val="003547E2"/>
    <w:rPr>
      <w:sz w:val="20"/>
      <w:szCs w:val="20"/>
    </w:rPr>
  </w:style>
  <w:style w:type="character" w:styleId="FootnoteReference">
    <w:name w:val="footnote reference"/>
    <w:basedOn w:val="DefaultParagraphFont"/>
    <w:uiPriority w:val="99"/>
    <w:semiHidden/>
    <w:unhideWhenUsed/>
    <w:rsid w:val="003547E2"/>
    <w:rPr>
      <w:vertAlign w:val="superscript"/>
    </w:rPr>
  </w:style>
  <w:style w:type="character" w:styleId="CommentReference">
    <w:name w:val="annotation reference"/>
    <w:basedOn w:val="DefaultParagraphFont"/>
    <w:uiPriority w:val="99"/>
    <w:semiHidden/>
    <w:unhideWhenUsed/>
    <w:rsid w:val="005C2F07"/>
    <w:rPr>
      <w:sz w:val="16"/>
      <w:szCs w:val="16"/>
    </w:rPr>
  </w:style>
  <w:style w:type="paragraph" w:styleId="CommentText">
    <w:name w:val="annotation text"/>
    <w:basedOn w:val="Normal"/>
    <w:link w:val="CommentTextChar"/>
    <w:uiPriority w:val="99"/>
    <w:semiHidden/>
    <w:unhideWhenUsed/>
    <w:rsid w:val="005C2F07"/>
    <w:rPr>
      <w:sz w:val="20"/>
      <w:szCs w:val="20"/>
    </w:rPr>
  </w:style>
  <w:style w:type="character" w:customStyle="1" w:styleId="CommentTextChar">
    <w:name w:val="Comment Text Char"/>
    <w:basedOn w:val="DefaultParagraphFont"/>
    <w:link w:val="CommentText"/>
    <w:uiPriority w:val="99"/>
    <w:semiHidden/>
    <w:rsid w:val="005C2F07"/>
    <w:rPr>
      <w:sz w:val="20"/>
      <w:szCs w:val="20"/>
    </w:rPr>
  </w:style>
  <w:style w:type="paragraph" w:styleId="CommentSubject">
    <w:name w:val="annotation subject"/>
    <w:basedOn w:val="CommentText"/>
    <w:next w:val="CommentText"/>
    <w:link w:val="CommentSubjectChar"/>
    <w:uiPriority w:val="99"/>
    <w:semiHidden/>
    <w:unhideWhenUsed/>
    <w:rsid w:val="005C2F07"/>
    <w:rPr>
      <w:b/>
      <w:bCs/>
    </w:rPr>
  </w:style>
  <w:style w:type="character" w:customStyle="1" w:styleId="CommentSubjectChar">
    <w:name w:val="Comment Subject Char"/>
    <w:basedOn w:val="CommentTextChar"/>
    <w:link w:val="CommentSubject"/>
    <w:uiPriority w:val="99"/>
    <w:semiHidden/>
    <w:rsid w:val="005C2F07"/>
    <w:rPr>
      <w:b/>
      <w:bCs/>
      <w:sz w:val="20"/>
      <w:szCs w:val="20"/>
    </w:rPr>
  </w:style>
  <w:style w:type="paragraph" w:styleId="BalloonText">
    <w:name w:val="Balloon Text"/>
    <w:basedOn w:val="Normal"/>
    <w:link w:val="BalloonTextChar"/>
    <w:uiPriority w:val="99"/>
    <w:semiHidden/>
    <w:unhideWhenUsed/>
    <w:rsid w:val="005C2F0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2F07"/>
    <w:rPr>
      <w:rFonts w:ascii="Segoe UI" w:hAnsi="Segoe UI" w:cs="Segoe UI"/>
      <w:sz w:val="18"/>
      <w:szCs w:val="18"/>
    </w:rPr>
  </w:style>
  <w:style w:type="paragraph" w:styleId="Revision">
    <w:name w:val="Revision"/>
    <w:hidden/>
    <w:uiPriority w:val="99"/>
    <w:semiHidden/>
    <w:rsid w:val="00766D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206F7C-2CE3-4804-A572-6AA56CB8DA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8</Pages>
  <Words>3007</Words>
  <Characters>17145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Tan</dc:creator>
  <cp:keywords/>
  <dc:description/>
  <cp:lastModifiedBy>Matthew Tan</cp:lastModifiedBy>
  <cp:revision>10</cp:revision>
  <dcterms:created xsi:type="dcterms:W3CDTF">2025-02-13T14:02:00Z</dcterms:created>
  <dcterms:modified xsi:type="dcterms:W3CDTF">2025-02-13T15:05:00Z</dcterms:modified>
</cp:coreProperties>
</file>